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DD813" w14:textId="4C65A0D9" w:rsidR="0052056C" w:rsidRPr="009F00A3" w:rsidRDefault="00D74E37" w:rsidP="00D3713E">
      <w:pPr>
        <w:spacing w:after="0" w:line="360" w:lineRule="auto"/>
        <w:jc w:val="center"/>
        <w:rPr>
          <w:rFonts w:ascii="Times New Roman" w:hAnsi="Times New Roman" w:cs="Times New Roman"/>
          <w:b/>
          <w:bCs/>
        </w:rPr>
      </w:pPr>
      <w:ins w:id="0" w:author="Ifeanyi Micheal Obinefo" w:date="2026-04-13T12:21:00Z" w16du:dateUtc="2026-04-13T16:21:00Z">
        <w:r>
          <w:rPr>
            <w:rFonts w:ascii="Times New Roman" w:hAnsi="Times New Roman" w:cs="Times New Roman"/>
            <w:b/>
            <w:bCs/>
          </w:rPr>
          <w:t xml:space="preserve">1.0 </w:t>
        </w:r>
      </w:ins>
      <w:r w:rsidR="00A06E8E" w:rsidRPr="009F00A3">
        <w:rPr>
          <w:rFonts w:ascii="Times New Roman" w:hAnsi="Times New Roman" w:cs="Times New Roman"/>
          <w:b/>
          <w:bCs/>
        </w:rPr>
        <w:t>INTRODUCTION</w:t>
      </w:r>
    </w:p>
    <w:p w14:paraId="010E53F1" w14:textId="779FD6A5" w:rsidR="00AA6445" w:rsidRPr="009F00A3" w:rsidRDefault="00AF4E7A" w:rsidP="00D3713E">
      <w:pPr>
        <w:spacing w:after="0" w:line="360" w:lineRule="auto"/>
        <w:jc w:val="both"/>
        <w:rPr>
          <w:rFonts w:ascii="Times New Roman" w:hAnsi="Times New Roman" w:cs="Times New Roman"/>
        </w:rPr>
      </w:pPr>
      <w:r w:rsidRPr="009F00A3">
        <w:rPr>
          <w:rFonts w:ascii="Times New Roman" w:hAnsi="Times New Roman" w:cs="Times New Roman"/>
        </w:rPr>
        <w:t xml:space="preserve">In </w:t>
      </w:r>
      <w:r w:rsidR="00F5758A" w:rsidRPr="009F00A3">
        <w:rPr>
          <w:rFonts w:ascii="Times New Roman" w:hAnsi="Times New Roman" w:cs="Times New Roman"/>
        </w:rPr>
        <w:t>s</w:t>
      </w:r>
      <w:r w:rsidRPr="009F00A3">
        <w:rPr>
          <w:rFonts w:ascii="Times New Roman" w:hAnsi="Times New Roman" w:cs="Times New Roman"/>
        </w:rPr>
        <w:t xml:space="preserve">ub-Saharan Africa (SSA), where </w:t>
      </w:r>
      <w:r w:rsidR="0062219E" w:rsidRPr="009F00A3">
        <w:rPr>
          <w:rFonts w:ascii="Times New Roman" w:hAnsi="Times New Roman" w:cs="Times New Roman"/>
        </w:rPr>
        <w:t xml:space="preserve">the </w:t>
      </w:r>
      <w:r w:rsidRPr="009F00A3">
        <w:rPr>
          <w:rFonts w:ascii="Times New Roman" w:hAnsi="Times New Roman" w:cs="Times New Roman"/>
        </w:rPr>
        <w:t xml:space="preserve">majority of farmers practice subsistence farming, income from agricultural </w:t>
      </w:r>
      <w:r w:rsidR="0062219E" w:rsidRPr="009F00A3">
        <w:rPr>
          <w:rFonts w:ascii="Times New Roman" w:hAnsi="Times New Roman" w:cs="Times New Roman"/>
        </w:rPr>
        <w:t>activities</w:t>
      </w:r>
      <w:r w:rsidRPr="009F00A3">
        <w:rPr>
          <w:rFonts w:ascii="Times New Roman" w:hAnsi="Times New Roman" w:cs="Times New Roman"/>
        </w:rPr>
        <w:t xml:space="preserve"> </w:t>
      </w:r>
      <w:r w:rsidR="00814646" w:rsidRPr="009F00A3">
        <w:rPr>
          <w:rFonts w:ascii="Times New Roman" w:hAnsi="Times New Roman" w:cs="Times New Roman"/>
        </w:rPr>
        <w:t>can be</w:t>
      </w:r>
      <w:r w:rsidRPr="009F00A3">
        <w:rPr>
          <w:rFonts w:ascii="Times New Roman" w:hAnsi="Times New Roman" w:cs="Times New Roman"/>
        </w:rPr>
        <w:t xml:space="preserve"> described as uncertain</w:t>
      </w:r>
      <w:r w:rsidR="00AA24E1" w:rsidRPr="009F00A3">
        <w:rPr>
          <w:rFonts w:ascii="Times New Roman" w:hAnsi="Times New Roman" w:cs="Times New Roman"/>
        </w:rPr>
        <w:t>.</w:t>
      </w:r>
      <w:r w:rsidR="0028046A" w:rsidRPr="009F00A3">
        <w:rPr>
          <w:rFonts w:ascii="Times New Roman" w:hAnsi="Times New Roman" w:cs="Times New Roman"/>
        </w:rPr>
        <w:t xml:space="preserve"> Unpredictable weather conditions</w:t>
      </w:r>
      <w:r w:rsidR="00727993" w:rsidRPr="009F00A3">
        <w:rPr>
          <w:rFonts w:ascii="Times New Roman" w:hAnsi="Times New Roman" w:cs="Times New Roman"/>
        </w:rPr>
        <w:t xml:space="preserve"> </w:t>
      </w:r>
      <w:r w:rsidR="000A3184" w:rsidRPr="009F00A3">
        <w:rPr>
          <w:rFonts w:ascii="Times New Roman" w:hAnsi="Times New Roman" w:cs="Times New Roman"/>
        </w:rPr>
        <w:t>and</w:t>
      </w:r>
      <w:r w:rsidR="0028046A" w:rsidRPr="009F00A3">
        <w:rPr>
          <w:rFonts w:ascii="Times New Roman" w:hAnsi="Times New Roman" w:cs="Times New Roman"/>
        </w:rPr>
        <w:t xml:space="preserve"> pest </w:t>
      </w:r>
      <w:r w:rsidR="006279F2" w:rsidRPr="009F00A3">
        <w:rPr>
          <w:rFonts w:ascii="Times New Roman" w:hAnsi="Times New Roman" w:cs="Times New Roman"/>
        </w:rPr>
        <w:t>attacks</w:t>
      </w:r>
      <w:r w:rsidR="0028046A" w:rsidRPr="009F00A3">
        <w:rPr>
          <w:rFonts w:ascii="Times New Roman" w:hAnsi="Times New Roman" w:cs="Times New Roman"/>
        </w:rPr>
        <w:t xml:space="preserve"> ha</w:t>
      </w:r>
      <w:r w:rsidR="001A3A52" w:rsidRPr="009F00A3">
        <w:rPr>
          <w:rFonts w:ascii="Times New Roman" w:hAnsi="Times New Roman" w:cs="Times New Roman"/>
        </w:rPr>
        <w:t>ve</w:t>
      </w:r>
      <w:r w:rsidR="0028046A" w:rsidRPr="009F00A3">
        <w:rPr>
          <w:rFonts w:ascii="Times New Roman" w:hAnsi="Times New Roman" w:cs="Times New Roman"/>
        </w:rPr>
        <w:t xml:space="preserve"> the ability to hamper income. The severity of any of these variables ranges from partial yield loss to total crop failure</w:t>
      </w:r>
      <w:r w:rsidR="00C30B55" w:rsidRPr="009F00A3">
        <w:rPr>
          <w:rFonts w:ascii="Times New Roman" w:hAnsi="Times New Roman" w:cs="Times New Roman"/>
        </w:rPr>
        <w:t xml:space="preserve"> </w:t>
      </w:r>
      <w:r w:rsidR="00E50839" w:rsidRPr="009F00A3">
        <w:rPr>
          <w:rFonts w:ascii="Times New Roman" w:hAnsi="Times New Roman" w:cs="Times New Roman"/>
        </w:rPr>
        <w:t>(Omokpariola et al., 2025)</w:t>
      </w:r>
      <w:r w:rsidR="0028046A" w:rsidRPr="009F00A3">
        <w:rPr>
          <w:rFonts w:ascii="Times New Roman" w:hAnsi="Times New Roman" w:cs="Times New Roman"/>
        </w:rPr>
        <w:t xml:space="preserve">. When faced with </w:t>
      </w:r>
      <w:r w:rsidR="001416BE" w:rsidRPr="009F00A3">
        <w:rPr>
          <w:rFonts w:ascii="Times New Roman" w:hAnsi="Times New Roman" w:cs="Times New Roman"/>
        </w:rPr>
        <w:t xml:space="preserve">an </w:t>
      </w:r>
      <w:r w:rsidR="0028046A" w:rsidRPr="009F00A3">
        <w:rPr>
          <w:rFonts w:ascii="Times New Roman" w:hAnsi="Times New Roman" w:cs="Times New Roman"/>
        </w:rPr>
        <w:t xml:space="preserve">income shock, </w:t>
      </w:r>
      <w:r w:rsidR="001A3A52" w:rsidRPr="009F00A3">
        <w:rPr>
          <w:rFonts w:ascii="Times New Roman" w:hAnsi="Times New Roman" w:cs="Times New Roman"/>
        </w:rPr>
        <w:t>farmers’</w:t>
      </w:r>
      <w:r w:rsidR="0028046A" w:rsidRPr="009F00A3">
        <w:rPr>
          <w:rFonts w:ascii="Times New Roman" w:hAnsi="Times New Roman" w:cs="Times New Roman"/>
        </w:rPr>
        <w:t xml:space="preserve"> immediate response could predispose them to even </w:t>
      </w:r>
      <w:r w:rsidR="001A3A52" w:rsidRPr="009F00A3">
        <w:rPr>
          <w:rFonts w:ascii="Times New Roman" w:hAnsi="Times New Roman" w:cs="Times New Roman"/>
        </w:rPr>
        <w:t xml:space="preserve">more </w:t>
      </w:r>
      <w:r w:rsidR="0028046A" w:rsidRPr="009F00A3">
        <w:rPr>
          <w:rFonts w:ascii="Times New Roman" w:hAnsi="Times New Roman" w:cs="Times New Roman"/>
        </w:rPr>
        <w:t xml:space="preserve">severe future shocks. For example, selling productive assets in the current </w:t>
      </w:r>
      <w:r w:rsidR="001416BE" w:rsidRPr="009F00A3">
        <w:rPr>
          <w:rFonts w:ascii="Times New Roman" w:hAnsi="Times New Roman" w:cs="Times New Roman"/>
        </w:rPr>
        <w:t>period</w:t>
      </w:r>
      <w:r w:rsidR="0028046A" w:rsidRPr="009F00A3">
        <w:rPr>
          <w:rFonts w:ascii="Times New Roman" w:hAnsi="Times New Roman" w:cs="Times New Roman"/>
        </w:rPr>
        <w:t xml:space="preserve"> </w:t>
      </w:r>
      <w:r w:rsidR="001416BE" w:rsidRPr="009F00A3">
        <w:rPr>
          <w:rFonts w:ascii="Times New Roman" w:hAnsi="Times New Roman" w:cs="Times New Roman"/>
        </w:rPr>
        <w:t>could deplete</w:t>
      </w:r>
      <w:r w:rsidR="0028046A" w:rsidRPr="009F00A3">
        <w:rPr>
          <w:rFonts w:ascii="Times New Roman" w:hAnsi="Times New Roman" w:cs="Times New Roman"/>
        </w:rPr>
        <w:t xml:space="preserve"> future earning capacity</w:t>
      </w:r>
      <w:r w:rsidR="001A3A52" w:rsidRPr="009F00A3">
        <w:rPr>
          <w:rFonts w:ascii="Times New Roman" w:hAnsi="Times New Roman" w:cs="Times New Roman"/>
        </w:rPr>
        <w:t xml:space="preserve">. </w:t>
      </w:r>
      <w:r w:rsidR="00BB021F" w:rsidRPr="009F00A3">
        <w:rPr>
          <w:rFonts w:ascii="Times New Roman" w:hAnsi="Times New Roman" w:cs="Times New Roman"/>
        </w:rPr>
        <w:t>T</w:t>
      </w:r>
      <w:r w:rsidR="001A3A52" w:rsidRPr="009F00A3">
        <w:rPr>
          <w:rFonts w:ascii="Times New Roman" w:hAnsi="Times New Roman" w:cs="Times New Roman"/>
        </w:rPr>
        <w:t>he direct and short-term effects of shocks on farmers’ well-being have been well documented</w:t>
      </w:r>
      <w:r w:rsidR="00EF5A65" w:rsidRPr="009F00A3">
        <w:rPr>
          <w:rFonts w:ascii="Times New Roman" w:hAnsi="Times New Roman" w:cs="Times New Roman"/>
        </w:rPr>
        <w:t xml:space="preserve"> (Newman &amp; Tarp, 2020)</w:t>
      </w:r>
      <w:r w:rsidR="00BB021F" w:rsidRPr="009F00A3">
        <w:rPr>
          <w:rFonts w:ascii="Times New Roman" w:hAnsi="Times New Roman" w:cs="Times New Roman"/>
        </w:rPr>
        <w:t>. However,</w:t>
      </w:r>
      <w:r w:rsidR="001A3A52" w:rsidRPr="009F00A3">
        <w:rPr>
          <w:rFonts w:ascii="Times New Roman" w:hAnsi="Times New Roman" w:cs="Times New Roman"/>
        </w:rPr>
        <w:t xml:space="preserve"> their enduring and unintended consequences are yet to be fully </w:t>
      </w:r>
      <w:del w:id="1" w:author="JRG" w:date="2026-03-24T14:04:00Z">
        <w:r w:rsidR="001A3A52" w:rsidRPr="009F00A3" w:rsidDel="009765B2">
          <w:rPr>
            <w:rFonts w:ascii="Times New Roman" w:hAnsi="Times New Roman" w:cs="Times New Roman"/>
          </w:rPr>
          <w:delText>explored</w:delText>
        </w:r>
      </w:del>
      <w:ins w:id="2" w:author="JRG" w:date="2026-03-24T14:04:00Z">
        <w:r w:rsidR="009765B2">
          <w:rPr>
            <w:rFonts w:ascii="Times New Roman" w:hAnsi="Times New Roman" w:cs="Times New Roman"/>
          </w:rPr>
          <w:t>understood</w:t>
        </w:r>
      </w:ins>
      <w:r w:rsidR="001A3A52" w:rsidRPr="009F00A3">
        <w:rPr>
          <w:rFonts w:ascii="Times New Roman" w:hAnsi="Times New Roman" w:cs="Times New Roman"/>
        </w:rPr>
        <w:t xml:space="preserve">. </w:t>
      </w:r>
      <w:r w:rsidR="00BB021F" w:rsidRPr="009F00A3">
        <w:rPr>
          <w:rFonts w:ascii="Times New Roman" w:hAnsi="Times New Roman" w:cs="Times New Roman"/>
        </w:rPr>
        <w:t xml:space="preserve">This is especially the case for the effect of shocks </w:t>
      </w:r>
      <w:r w:rsidR="001A3A52" w:rsidRPr="009F00A3">
        <w:rPr>
          <w:rFonts w:ascii="Times New Roman" w:hAnsi="Times New Roman" w:cs="Times New Roman"/>
        </w:rPr>
        <w:t>on child nutrition. This gap is crucial because nutrition during early childhoo</w:t>
      </w:r>
      <w:commentRangeStart w:id="3"/>
      <w:r w:rsidR="001A3A52" w:rsidRPr="009F00A3">
        <w:rPr>
          <w:rFonts w:ascii="Times New Roman" w:hAnsi="Times New Roman" w:cs="Times New Roman"/>
        </w:rPr>
        <w:t>d (0-5</w:t>
      </w:r>
      <w:r w:rsidR="00923112" w:rsidRPr="009F00A3">
        <w:rPr>
          <w:rFonts w:ascii="Times New Roman" w:hAnsi="Times New Roman" w:cs="Times New Roman"/>
        </w:rPr>
        <w:t xml:space="preserve"> </w:t>
      </w:r>
      <w:r w:rsidR="001A3A52" w:rsidRPr="009F00A3">
        <w:rPr>
          <w:rFonts w:ascii="Times New Roman" w:hAnsi="Times New Roman" w:cs="Times New Roman"/>
        </w:rPr>
        <w:t xml:space="preserve">years) is essential for physical growth, cognitive development, and </w:t>
      </w:r>
      <w:r w:rsidR="00B97468" w:rsidRPr="009F00A3">
        <w:rPr>
          <w:rFonts w:ascii="Times New Roman" w:hAnsi="Times New Roman" w:cs="Times New Roman"/>
        </w:rPr>
        <w:t>long-term</w:t>
      </w:r>
      <w:r w:rsidR="001A3A52" w:rsidRPr="009F00A3">
        <w:rPr>
          <w:rFonts w:ascii="Times New Roman" w:hAnsi="Times New Roman" w:cs="Times New Roman"/>
        </w:rPr>
        <w:t xml:space="preserve"> health </w:t>
      </w:r>
      <w:r w:rsidR="00923112" w:rsidRPr="009F00A3">
        <w:rPr>
          <w:rFonts w:ascii="Times New Roman" w:hAnsi="Times New Roman" w:cs="Times New Roman"/>
        </w:rPr>
        <w:t xml:space="preserve">and economic </w:t>
      </w:r>
      <w:commentRangeEnd w:id="3"/>
      <w:r w:rsidR="00814646" w:rsidRPr="009F00A3">
        <w:rPr>
          <w:rStyle w:val="CommentReference"/>
          <w:rFonts w:ascii="Times New Roman" w:hAnsi="Times New Roman" w:cs="Times New Roman"/>
          <w:sz w:val="24"/>
          <w:szCs w:val="24"/>
        </w:rPr>
        <w:commentReference w:id="3"/>
      </w:r>
      <w:r w:rsidR="001A3A52" w:rsidRPr="009F00A3">
        <w:rPr>
          <w:rFonts w:ascii="Times New Roman" w:hAnsi="Times New Roman" w:cs="Times New Roman"/>
        </w:rPr>
        <w:t>outcomes</w:t>
      </w:r>
      <w:r w:rsidR="00AF2AB8">
        <w:rPr>
          <w:rFonts w:ascii="Times New Roman" w:hAnsi="Times New Roman" w:cs="Times New Roman"/>
        </w:rPr>
        <w:t xml:space="preserve"> (</w:t>
      </w:r>
      <w:r w:rsidR="00AF2AB8" w:rsidRPr="00AF2AB8">
        <w:rPr>
          <w:rFonts w:ascii="Times New Roman" w:hAnsi="Times New Roman" w:cs="Times New Roman"/>
        </w:rPr>
        <w:t>Victora et al., 2008</w:t>
      </w:r>
      <w:r w:rsidR="00AF2AB8">
        <w:rPr>
          <w:rFonts w:ascii="Times New Roman" w:hAnsi="Times New Roman" w:cs="Times New Roman"/>
        </w:rPr>
        <w:t>)</w:t>
      </w:r>
      <w:r w:rsidR="001A3A52" w:rsidRPr="009F00A3">
        <w:rPr>
          <w:rFonts w:ascii="Times New Roman" w:hAnsi="Times New Roman" w:cs="Times New Roman"/>
        </w:rPr>
        <w:t>.</w:t>
      </w:r>
      <w:r w:rsidR="00941EB5" w:rsidRPr="009F00A3">
        <w:rPr>
          <w:rFonts w:ascii="Times New Roman" w:hAnsi="Times New Roman" w:cs="Times New Roman"/>
        </w:rPr>
        <w:tab/>
      </w:r>
    </w:p>
    <w:p w14:paraId="5DB30E2F" w14:textId="77777777" w:rsidR="009765B2" w:rsidRDefault="003D48B3" w:rsidP="00D3713E">
      <w:pPr>
        <w:spacing w:after="0" w:line="360" w:lineRule="auto"/>
        <w:ind w:firstLine="720"/>
        <w:jc w:val="both"/>
        <w:rPr>
          <w:ins w:id="4" w:author="JRG" w:date="2026-03-24T14:06:00Z"/>
          <w:rFonts w:ascii="Times New Roman" w:hAnsi="Times New Roman" w:cs="Times New Roman"/>
        </w:rPr>
      </w:pPr>
      <w:r w:rsidRPr="009F00A3">
        <w:rPr>
          <w:rFonts w:ascii="Times New Roman" w:hAnsi="Times New Roman" w:cs="Times New Roman"/>
        </w:rPr>
        <w:t>In</w:t>
      </w:r>
      <w:r w:rsidR="0030630D" w:rsidRPr="009F00A3">
        <w:rPr>
          <w:rFonts w:ascii="Times New Roman" w:hAnsi="Times New Roman" w:cs="Times New Roman"/>
        </w:rPr>
        <w:t xml:space="preserve"> this study</w:t>
      </w:r>
      <w:r w:rsidRPr="009F00A3">
        <w:rPr>
          <w:rFonts w:ascii="Times New Roman" w:hAnsi="Times New Roman" w:cs="Times New Roman"/>
        </w:rPr>
        <w:t xml:space="preserve">, we </w:t>
      </w:r>
      <w:r w:rsidR="00BB021F" w:rsidRPr="009F00A3">
        <w:rPr>
          <w:rFonts w:ascii="Times New Roman" w:hAnsi="Times New Roman" w:cs="Times New Roman"/>
        </w:rPr>
        <w:t xml:space="preserve">estimate </w:t>
      </w:r>
      <w:r w:rsidRPr="009F00A3">
        <w:rPr>
          <w:rFonts w:ascii="Times New Roman" w:hAnsi="Times New Roman" w:cs="Times New Roman"/>
        </w:rPr>
        <w:t>how</w:t>
      </w:r>
      <w:r w:rsidR="0030630D" w:rsidRPr="009F00A3">
        <w:rPr>
          <w:rFonts w:ascii="Times New Roman" w:hAnsi="Times New Roman" w:cs="Times New Roman"/>
        </w:rPr>
        <w:t xml:space="preserve"> </w:t>
      </w:r>
      <w:r w:rsidR="00923112" w:rsidRPr="009F00A3">
        <w:rPr>
          <w:rFonts w:ascii="Times New Roman" w:hAnsi="Times New Roman" w:cs="Times New Roman"/>
        </w:rPr>
        <w:t xml:space="preserve">an </w:t>
      </w:r>
      <w:r w:rsidR="0030630D" w:rsidRPr="009F00A3">
        <w:rPr>
          <w:rFonts w:ascii="Times New Roman" w:hAnsi="Times New Roman" w:cs="Times New Roman"/>
        </w:rPr>
        <w:t xml:space="preserve">income shock </w:t>
      </w:r>
      <w:r w:rsidRPr="009F00A3">
        <w:rPr>
          <w:rFonts w:ascii="Times New Roman" w:hAnsi="Times New Roman" w:cs="Times New Roman"/>
        </w:rPr>
        <w:t>affects</w:t>
      </w:r>
      <w:r w:rsidR="0030630D" w:rsidRPr="009F00A3">
        <w:rPr>
          <w:rFonts w:ascii="Times New Roman" w:hAnsi="Times New Roman" w:cs="Times New Roman"/>
        </w:rPr>
        <w:t xml:space="preserve"> </w:t>
      </w:r>
      <w:r w:rsidR="00BC3913" w:rsidRPr="009F00A3">
        <w:rPr>
          <w:rFonts w:ascii="Times New Roman" w:hAnsi="Times New Roman" w:cs="Times New Roman"/>
        </w:rPr>
        <w:t>both</w:t>
      </w:r>
      <w:r w:rsidR="0030630D" w:rsidRPr="009F00A3">
        <w:rPr>
          <w:rFonts w:ascii="Times New Roman" w:hAnsi="Times New Roman" w:cs="Times New Roman"/>
        </w:rPr>
        <w:t xml:space="preserve"> short-term and long-term nutritional outcome</w:t>
      </w:r>
      <w:r w:rsidR="008A0CBB" w:rsidRPr="009F00A3">
        <w:rPr>
          <w:rFonts w:ascii="Times New Roman" w:hAnsi="Times New Roman" w:cs="Times New Roman"/>
        </w:rPr>
        <w:t>s</w:t>
      </w:r>
      <w:r w:rsidR="0030630D" w:rsidRPr="009F00A3">
        <w:rPr>
          <w:rFonts w:ascii="Times New Roman" w:hAnsi="Times New Roman" w:cs="Times New Roman"/>
        </w:rPr>
        <w:t xml:space="preserve"> of children in agricultural households in Nigeria. Our</w:t>
      </w:r>
      <w:r w:rsidR="00A310BA" w:rsidRPr="009F00A3">
        <w:rPr>
          <w:rFonts w:ascii="Times New Roman" w:hAnsi="Times New Roman" w:cs="Times New Roman"/>
        </w:rPr>
        <w:t xml:space="preserve"> study </w:t>
      </w:r>
      <w:r w:rsidR="0030630D" w:rsidRPr="009F00A3">
        <w:rPr>
          <w:rFonts w:ascii="Times New Roman" w:hAnsi="Times New Roman" w:cs="Times New Roman"/>
        </w:rPr>
        <w:t xml:space="preserve">utilized </w:t>
      </w:r>
      <w:r w:rsidR="00A310BA" w:rsidRPr="009F00A3">
        <w:rPr>
          <w:rFonts w:ascii="Times New Roman" w:hAnsi="Times New Roman" w:cs="Times New Roman"/>
        </w:rPr>
        <w:t xml:space="preserve">panel data </w:t>
      </w:r>
      <w:r w:rsidR="0030630D" w:rsidRPr="009F00A3">
        <w:rPr>
          <w:rFonts w:ascii="Times New Roman" w:hAnsi="Times New Roman" w:cs="Times New Roman"/>
        </w:rPr>
        <w:t xml:space="preserve">from </w:t>
      </w:r>
      <w:r w:rsidR="0092247B" w:rsidRPr="009F00A3">
        <w:rPr>
          <w:rFonts w:ascii="Times New Roman" w:hAnsi="Times New Roman" w:cs="Times New Roman"/>
        </w:rPr>
        <w:t xml:space="preserve">the </w:t>
      </w:r>
      <w:r w:rsidR="0030630D" w:rsidRPr="009F00A3">
        <w:rPr>
          <w:rFonts w:ascii="Times New Roman" w:hAnsi="Times New Roman" w:cs="Times New Roman"/>
        </w:rPr>
        <w:t>Nigeria</w:t>
      </w:r>
      <w:r w:rsidR="00A310BA" w:rsidRPr="009F00A3">
        <w:rPr>
          <w:rFonts w:ascii="Times New Roman" w:hAnsi="Times New Roman" w:cs="Times New Roman"/>
        </w:rPr>
        <w:t xml:space="preserve"> Living Standards Measurement Study</w:t>
      </w:r>
      <w:r w:rsidR="003A3105" w:rsidRPr="009F00A3">
        <w:rPr>
          <w:rFonts w:ascii="Times New Roman" w:hAnsi="Times New Roman" w:cs="Times New Roman"/>
        </w:rPr>
        <w:t>-Integrated Survey on Agriculture</w:t>
      </w:r>
      <w:r w:rsidR="00A310BA" w:rsidRPr="009F00A3">
        <w:rPr>
          <w:rFonts w:ascii="Times New Roman" w:hAnsi="Times New Roman" w:cs="Times New Roman"/>
        </w:rPr>
        <w:t xml:space="preserve"> (LSMS</w:t>
      </w:r>
      <w:r w:rsidR="00E74CF0" w:rsidRPr="009F00A3">
        <w:rPr>
          <w:rFonts w:ascii="Times New Roman" w:hAnsi="Times New Roman" w:cs="Times New Roman"/>
        </w:rPr>
        <w:t>-ISA</w:t>
      </w:r>
      <w:r w:rsidR="00A310BA" w:rsidRPr="009F00A3">
        <w:rPr>
          <w:rFonts w:ascii="Times New Roman" w:hAnsi="Times New Roman" w:cs="Times New Roman"/>
        </w:rPr>
        <w:t xml:space="preserve">) spanning the period from </w:t>
      </w:r>
      <w:commentRangeStart w:id="5"/>
      <w:r w:rsidR="00A310BA" w:rsidRPr="009F00A3">
        <w:rPr>
          <w:rFonts w:ascii="Times New Roman" w:hAnsi="Times New Roman" w:cs="Times New Roman"/>
        </w:rPr>
        <w:t>20</w:t>
      </w:r>
      <w:r w:rsidR="007F7BDD" w:rsidRPr="009F00A3">
        <w:rPr>
          <w:rFonts w:ascii="Times New Roman" w:hAnsi="Times New Roman" w:cs="Times New Roman"/>
        </w:rPr>
        <w:t>10</w:t>
      </w:r>
      <w:r w:rsidR="00A310BA" w:rsidRPr="009F00A3">
        <w:rPr>
          <w:rFonts w:ascii="Times New Roman" w:hAnsi="Times New Roman" w:cs="Times New Roman"/>
        </w:rPr>
        <w:t xml:space="preserve"> to 202</w:t>
      </w:r>
      <w:r w:rsidR="0030630D" w:rsidRPr="009F00A3">
        <w:rPr>
          <w:rFonts w:ascii="Times New Roman" w:hAnsi="Times New Roman" w:cs="Times New Roman"/>
        </w:rPr>
        <w:t>3</w:t>
      </w:r>
      <w:r w:rsidR="00A310BA" w:rsidRPr="009F00A3">
        <w:rPr>
          <w:rFonts w:ascii="Times New Roman" w:hAnsi="Times New Roman" w:cs="Times New Roman"/>
        </w:rPr>
        <w:t>.</w:t>
      </w:r>
      <w:r w:rsidR="009F5A97" w:rsidRPr="009F00A3">
        <w:rPr>
          <w:rFonts w:ascii="Times New Roman" w:hAnsi="Times New Roman" w:cs="Times New Roman"/>
        </w:rPr>
        <w:t xml:space="preserve"> </w:t>
      </w:r>
      <w:commentRangeEnd w:id="5"/>
      <w:r w:rsidR="009765B2" w:rsidRPr="009F00A3">
        <w:rPr>
          <w:rStyle w:val="CommentReference"/>
          <w:rFonts w:ascii="Times New Roman" w:hAnsi="Times New Roman" w:cs="Times New Roman"/>
          <w:sz w:val="24"/>
          <w:szCs w:val="24"/>
        </w:rPr>
        <w:commentReference w:id="5"/>
      </w:r>
      <w:r w:rsidR="009F5A97" w:rsidRPr="009F00A3">
        <w:rPr>
          <w:rFonts w:ascii="Times New Roman" w:hAnsi="Times New Roman" w:cs="Times New Roman"/>
        </w:rPr>
        <w:t xml:space="preserve">Our </w:t>
      </w:r>
      <w:r w:rsidR="0092247B" w:rsidRPr="009F00A3">
        <w:rPr>
          <w:rFonts w:ascii="Times New Roman" w:hAnsi="Times New Roman" w:cs="Times New Roman"/>
        </w:rPr>
        <w:t>analysis</w:t>
      </w:r>
      <w:r w:rsidR="009F5A97" w:rsidRPr="009F00A3">
        <w:rPr>
          <w:rFonts w:ascii="Times New Roman" w:hAnsi="Times New Roman" w:cs="Times New Roman"/>
        </w:rPr>
        <w:t xml:space="preserve"> focuses primarily on </w:t>
      </w:r>
      <w:r w:rsidR="00182C17" w:rsidRPr="009F00A3">
        <w:rPr>
          <w:rFonts w:ascii="Times New Roman" w:hAnsi="Times New Roman" w:cs="Times New Roman"/>
        </w:rPr>
        <w:t xml:space="preserve">households with </w:t>
      </w:r>
      <w:r w:rsidR="009F5A97" w:rsidRPr="009F00A3">
        <w:rPr>
          <w:rFonts w:ascii="Times New Roman" w:hAnsi="Times New Roman" w:cs="Times New Roman"/>
        </w:rPr>
        <w:t>children between the ages of 0 and 5 years</w:t>
      </w:r>
      <w:r w:rsidR="00814646" w:rsidRPr="009F00A3">
        <w:rPr>
          <w:rFonts w:ascii="Times New Roman" w:hAnsi="Times New Roman" w:cs="Times New Roman"/>
        </w:rPr>
        <w:t xml:space="preserve"> old</w:t>
      </w:r>
      <w:r w:rsidR="009F5A97" w:rsidRPr="009F00A3">
        <w:rPr>
          <w:rFonts w:ascii="Times New Roman" w:hAnsi="Times New Roman" w:cs="Times New Roman"/>
        </w:rPr>
        <w:t>.</w:t>
      </w:r>
      <w:r w:rsidR="00A310BA" w:rsidRPr="009F00A3">
        <w:rPr>
          <w:rFonts w:ascii="Times New Roman" w:hAnsi="Times New Roman" w:cs="Times New Roman"/>
        </w:rPr>
        <w:t xml:space="preserve"> </w:t>
      </w:r>
      <w:r w:rsidR="00830B87" w:rsidRPr="009F00A3">
        <w:rPr>
          <w:rFonts w:ascii="Times New Roman" w:hAnsi="Times New Roman" w:cs="Times New Roman"/>
        </w:rPr>
        <w:t>Given the unique nature of our data, we further disaggregate our sample by gender to better understand potential gender preferences within the household when resources become constrained</w:t>
      </w:r>
      <w:r w:rsidR="00F47B64" w:rsidRPr="009F00A3">
        <w:rPr>
          <w:rFonts w:ascii="Times New Roman" w:hAnsi="Times New Roman" w:cs="Times New Roman"/>
        </w:rPr>
        <w:t xml:space="preserve">. </w:t>
      </w:r>
    </w:p>
    <w:p w14:paraId="3EEF6BFC" w14:textId="2179EE2E" w:rsidR="00830B87" w:rsidRPr="009F00A3" w:rsidRDefault="002F64F8" w:rsidP="00D3713E">
      <w:pPr>
        <w:spacing w:after="0" w:line="360" w:lineRule="auto"/>
        <w:ind w:firstLine="720"/>
        <w:jc w:val="both"/>
        <w:rPr>
          <w:rFonts w:ascii="Times New Roman" w:hAnsi="Times New Roman" w:cs="Times New Roman"/>
        </w:rPr>
      </w:pPr>
      <w:r w:rsidRPr="009F00A3">
        <w:rPr>
          <w:rFonts w:ascii="Times New Roman" w:hAnsi="Times New Roman" w:cs="Times New Roman"/>
        </w:rPr>
        <w:t xml:space="preserve">A growing body of literature suggests that intrahousehold allocation of resources may not be gender neutral, particularly in environments characterized by economic uncertainty and resource scarcity (Duflo, 2003; Hoddinott &amp; Haddad, 1995). We thus address the following questions. First, what is the </w:t>
      </w:r>
      <w:commentRangeStart w:id="6"/>
      <w:r w:rsidRPr="009F00A3">
        <w:rPr>
          <w:rFonts w:ascii="Times New Roman" w:hAnsi="Times New Roman" w:cs="Times New Roman"/>
        </w:rPr>
        <w:t xml:space="preserve">immediate nutritional </w:t>
      </w:r>
      <w:commentRangeEnd w:id="6"/>
      <w:r w:rsidR="009765B2" w:rsidRPr="009F00A3">
        <w:rPr>
          <w:rStyle w:val="CommentReference"/>
          <w:rFonts w:ascii="Times New Roman" w:hAnsi="Times New Roman" w:cs="Times New Roman"/>
          <w:sz w:val="24"/>
          <w:szCs w:val="24"/>
        </w:rPr>
        <w:commentReference w:id="6"/>
      </w:r>
      <w:r w:rsidRPr="009F00A3">
        <w:rPr>
          <w:rFonts w:ascii="Times New Roman" w:hAnsi="Times New Roman" w:cs="Times New Roman"/>
        </w:rPr>
        <w:t>response of households when they face an income shock in the previous agricultural season? Second, how do these short-run adjustments affect children’s nutritional outcomes over a longer period of time? Finally, when households face negative income realizations, which child is protected and which child become</w:t>
      </w:r>
      <w:commentRangeStart w:id="7"/>
      <w:r w:rsidRPr="009F00A3">
        <w:rPr>
          <w:rFonts w:ascii="Times New Roman" w:hAnsi="Times New Roman" w:cs="Times New Roman"/>
        </w:rPr>
        <w:t xml:space="preserve">s worse </w:t>
      </w:r>
      <w:commentRangeEnd w:id="7"/>
      <w:r w:rsidR="009765B2" w:rsidRPr="009F00A3">
        <w:rPr>
          <w:rStyle w:val="CommentReference"/>
          <w:rFonts w:ascii="Times New Roman" w:hAnsi="Times New Roman" w:cs="Times New Roman"/>
          <w:sz w:val="24"/>
          <w:szCs w:val="24"/>
        </w:rPr>
        <w:commentReference w:id="7"/>
      </w:r>
      <w:r w:rsidRPr="009F00A3">
        <w:rPr>
          <w:rFonts w:ascii="Times New Roman" w:hAnsi="Times New Roman" w:cs="Times New Roman"/>
        </w:rPr>
        <w:t>off?</w:t>
      </w:r>
    </w:p>
    <w:p w14:paraId="680F23EF" w14:textId="1821E937" w:rsidR="00830B87" w:rsidRPr="009F00A3" w:rsidRDefault="008367BA" w:rsidP="00D3713E">
      <w:pPr>
        <w:spacing w:after="0" w:line="360" w:lineRule="auto"/>
        <w:ind w:firstLine="720"/>
        <w:jc w:val="both"/>
        <w:rPr>
          <w:rFonts w:ascii="Times New Roman" w:hAnsi="Times New Roman" w:cs="Times New Roman"/>
        </w:rPr>
      </w:pPr>
      <w:r w:rsidRPr="009F00A3">
        <w:rPr>
          <w:rFonts w:ascii="Times New Roman" w:hAnsi="Times New Roman" w:cs="Times New Roman"/>
        </w:rPr>
        <w:t>To answer th</w:t>
      </w:r>
      <w:r w:rsidR="00056EC1" w:rsidRPr="009F00A3">
        <w:rPr>
          <w:rFonts w:ascii="Times New Roman" w:hAnsi="Times New Roman" w:cs="Times New Roman"/>
        </w:rPr>
        <w:t>ese</w:t>
      </w:r>
      <w:r w:rsidRPr="009F00A3">
        <w:rPr>
          <w:rFonts w:ascii="Times New Roman" w:hAnsi="Times New Roman" w:cs="Times New Roman"/>
        </w:rPr>
        <w:t xml:space="preserve"> </w:t>
      </w:r>
      <w:r w:rsidR="00056EC1" w:rsidRPr="009F00A3">
        <w:rPr>
          <w:rFonts w:ascii="Times New Roman" w:hAnsi="Times New Roman" w:cs="Times New Roman"/>
        </w:rPr>
        <w:t>questions</w:t>
      </w:r>
      <w:r w:rsidRPr="009F00A3">
        <w:rPr>
          <w:rFonts w:ascii="Times New Roman" w:hAnsi="Times New Roman" w:cs="Times New Roman"/>
        </w:rPr>
        <w:t>, w</w:t>
      </w:r>
      <w:r w:rsidR="00B564E0" w:rsidRPr="009F00A3">
        <w:rPr>
          <w:rFonts w:ascii="Times New Roman" w:hAnsi="Times New Roman" w:cs="Times New Roman"/>
        </w:rPr>
        <w:t>e examine</w:t>
      </w:r>
      <w:r w:rsidRPr="009F00A3">
        <w:rPr>
          <w:rFonts w:ascii="Times New Roman" w:hAnsi="Times New Roman" w:cs="Times New Roman"/>
        </w:rPr>
        <w:t>d</w:t>
      </w:r>
      <w:r w:rsidR="00B564E0" w:rsidRPr="009F00A3">
        <w:rPr>
          <w:rFonts w:ascii="Times New Roman" w:hAnsi="Times New Roman" w:cs="Times New Roman"/>
        </w:rPr>
        <w:t xml:space="preserve"> </w:t>
      </w:r>
      <w:r w:rsidR="00127188" w:rsidRPr="009F00A3">
        <w:rPr>
          <w:rFonts w:ascii="Times New Roman" w:hAnsi="Times New Roman" w:cs="Times New Roman"/>
        </w:rPr>
        <w:t>two</w:t>
      </w:r>
      <w:r w:rsidR="00B564E0" w:rsidRPr="009F00A3">
        <w:rPr>
          <w:rFonts w:ascii="Times New Roman" w:hAnsi="Times New Roman" w:cs="Times New Roman"/>
        </w:rPr>
        <w:t xml:space="preserve"> dimensions of child nutrition</w:t>
      </w:r>
      <w:r w:rsidR="00EC2906" w:rsidRPr="009F00A3">
        <w:rPr>
          <w:rFonts w:ascii="Times New Roman" w:hAnsi="Times New Roman" w:cs="Times New Roman"/>
        </w:rPr>
        <w:t>. First, we</w:t>
      </w:r>
      <w:r w:rsidR="006F3BA3" w:rsidRPr="009F00A3">
        <w:rPr>
          <w:rFonts w:ascii="Times New Roman" w:hAnsi="Times New Roman" w:cs="Times New Roman"/>
        </w:rPr>
        <w:t xml:space="preserve"> estimate whether a shock to agricultural income </w:t>
      </w:r>
      <w:r w:rsidR="00784F15" w:rsidRPr="009F00A3">
        <w:rPr>
          <w:rFonts w:ascii="Times New Roman" w:hAnsi="Times New Roman" w:cs="Times New Roman"/>
        </w:rPr>
        <w:t xml:space="preserve">affects the short-term nutrition of </w:t>
      </w:r>
      <w:r w:rsidR="00691B2F" w:rsidRPr="009F00A3">
        <w:rPr>
          <w:rFonts w:ascii="Times New Roman" w:hAnsi="Times New Roman" w:cs="Times New Roman"/>
        </w:rPr>
        <w:t xml:space="preserve">children. </w:t>
      </w:r>
      <w:r w:rsidR="00BA33B2" w:rsidRPr="009F00A3">
        <w:rPr>
          <w:rFonts w:ascii="Times New Roman" w:hAnsi="Times New Roman" w:cs="Times New Roman"/>
        </w:rPr>
        <w:t xml:space="preserve">We measure short-run nutritional vulnerability using protein consumption expenditure. We use protein consumption expenditure as a measure of short-term nutrition for two main reasons. First, protein-rich foods </w:t>
      </w:r>
      <w:r w:rsidR="00BA33B2" w:rsidRPr="009F00A3">
        <w:rPr>
          <w:rFonts w:ascii="Times New Roman" w:hAnsi="Times New Roman" w:cs="Times New Roman"/>
        </w:rPr>
        <w:lastRenderedPageBreak/>
        <w:t>are often among the most expensive food groups for smallholder agricultural households in sub-Saharan Africa, making them particularly sensitive to fluctuations in household income (Headey, Hirvonen, &amp; Hoddinott, 2018; Workicho et al., 2016). Second, most smallholder farmers primarily cultivate staple crops such as maize, cassava, and rice for their own household consumption, while surplus production is sold and the proceeds used to purchase other food groups, including protein-rich foods,</w:t>
      </w:r>
      <w:ins w:id="8" w:author="JRG" w:date="2026-03-24T14:12:00Z">
        <w:r w:rsidR="009765B2">
          <w:rPr>
            <w:rFonts w:ascii="Times New Roman" w:hAnsi="Times New Roman" w:cs="Times New Roman"/>
          </w:rPr>
          <w:t xml:space="preserve"> like meat and animal products,</w:t>
        </w:r>
      </w:ins>
      <w:r w:rsidR="00BA33B2" w:rsidRPr="009F00A3">
        <w:rPr>
          <w:rFonts w:ascii="Times New Roman" w:hAnsi="Times New Roman" w:cs="Times New Roman"/>
        </w:rPr>
        <w:t xml:space="preserve"> fruits, and vegetabl</w:t>
      </w:r>
      <w:commentRangeStart w:id="9"/>
      <w:commentRangeStart w:id="10"/>
      <w:r w:rsidR="00BA33B2" w:rsidRPr="009F00A3">
        <w:rPr>
          <w:rFonts w:ascii="Times New Roman" w:hAnsi="Times New Roman" w:cs="Times New Roman"/>
        </w:rPr>
        <w:t>e</w:t>
      </w:r>
      <w:commentRangeEnd w:id="9"/>
      <w:r w:rsidR="009765B2" w:rsidRPr="009F00A3">
        <w:rPr>
          <w:rStyle w:val="CommentReference"/>
          <w:rFonts w:ascii="Times New Roman" w:hAnsi="Times New Roman" w:cs="Times New Roman"/>
          <w:sz w:val="24"/>
          <w:szCs w:val="24"/>
        </w:rPr>
        <w:commentReference w:id="9"/>
      </w:r>
      <w:commentRangeEnd w:id="10"/>
      <w:r w:rsidR="009765B2" w:rsidRPr="009F00A3">
        <w:rPr>
          <w:rStyle w:val="CommentReference"/>
          <w:rFonts w:ascii="Times New Roman" w:hAnsi="Times New Roman" w:cs="Times New Roman"/>
          <w:sz w:val="24"/>
          <w:szCs w:val="24"/>
        </w:rPr>
        <w:commentReference w:id="10"/>
      </w:r>
      <w:r w:rsidR="00BA33B2" w:rsidRPr="009F00A3">
        <w:rPr>
          <w:rFonts w:ascii="Times New Roman" w:hAnsi="Times New Roman" w:cs="Times New Roman"/>
        </w:rPr>
        <w:t>s (Dillon, McGee, &amp; Oseni, 2015). Consequently, when income falls, households often adjust their diets by cutting back on higher-value foods such as meat, dairy, and other protein sources rather than staple calories (Jensen &amp; Miller, 2008; Headey et al., 2018)</w:t>
      </w:r>
      <w:r w:rsidR="00F3683B" w:rsidRPr="009F00A3">
        <w:rPr>
          <w:rFonts w:ascii="Times New Roman" w:hAnsi="Times New Roman" w:cs="Times New Roman"/>
        </w:rPr>
        <w:t>.</w:t>
      </w:r>
      <w:r w:rsidR="00E42749" w:rsidRPr="009F00A3">
        <w:rPr>
          <w:rFonts w:ascii="Times New Roman" w:hAnsi="Times New Roman" w:cs="Times New Roman"/>
        </w:rPr>
        <w:t xml:space="preserve"> Thus, if the same mechanism holds in the context of rural Nigeria, a negative shock to income in the previous agricultural season could potentially reduce household expenditure on protein, thereby worsening the short-term nutritional environment faced by children.</w:t>
      </w:r>
    </w:p>
    <w:p w14:paraId="1DACE46A" w14:textId="12F1AC35" w:rsidR="00AA6445" w:rsidRPr="009F00A3" w:rsidRDefault="00115CE4" w:rsidP="00D3713E">
      <w:pPr>
        <w:spacing w:after="0" w:line="360" w:lineRule="auto"/>
        <w:ind w:firstLine="720"/>
        <w:jc w:val="both"/>
        <w:rPr>
          <w:rFonts w:ascii="Times New Roman" w:hAnsi="Times New Roman" w:cs="Times New Roman"/>
        </w:rPr>
      </w:pPr>
      <w:r w:rsidRPr="009F00A3">
        <w:rPr>
          <w:rFonts w:ascii="Times New Roman" w:hAnsi="Times New Roman" w:cs="Times New Roman"/>
        </w:rPr>
        <w:t>Second, we ask whether recurring shocks hav</w:t>
      </w:r>
      <w:commentRangeStart w:id="11"/>
      <w:r w:rsidRPr="009F00A3">
        <w:rPr>
          <w:rFonts w:ascii="Times New Roman" w:hAnsi="Times New Roman" w:cs="Times New Roman"/>
        </w:rPr>
        <w:t xml:space="preserve">e long-term </w:t>
      </w:r>
      <w:commentRangeEnd w:id="11"/>
      <w:r w:rsidR="009765B2" w:rsidRPr="009F00A3">
        <w:rPr>
          <w:rStyle w:val="CommentReference"/>
          <w:rFonts w:ascii="Times New Roman" w:hAnsi="Times New Roman" w:cs="Times New Roman"/>
          <w:sz w:val="24"/>
          <w:szCs w:val="24"/>
        </w:rPr>
        <w:commentReference w:id="11"/>
      </w:r>
      <w:r w:rsidRPr="009F00A3">
        <w:rPr>
          <w:rFonts w:ascii="Times New Roman" w:hAnsi="Times New Roman" w:cs="Times New Roman"/>
        </w:rPr>
        <w:t>effects on children. We answer this question using children’s height-for-age z-scores (HAZ). HAZ is constructed from the World Health Organization (2006) Child Growth Standards and provides a standard measure of long-run nutritional status relative to a healthy international reference population of the same age and sex (de Onis et al., 2006; WHO Multicentre Growth Reference Study Group, 2006). Unlike short-run food expenditure measures, HAZ captures the cumulative effects of prolonged undernutrition, repeated illness, and other early-life deprivations that gradually impair child growth. In this sense, persistent nutritional deficiencies can reduce a child’s attained height relative to peers growing under biologically adequate conditions, even when the immediate shock itself is temporary (Victora et al., 2008). Thus, HAZ provides a useful measure for examining whether repeated income shocks translate into lasting nutritional damage. Given a child’s initial HAZ before the shock, a decline in HAZ following repeated income shocks would suggest that households adopt coping behaviors during difficult periods that weaken children’s long-run nutritional status relative to periods without shocks.</w:t>
      </w:r>
    </w:p>
    <w:p w14:paraId="77BAD328" w14:textId="224FC5C5" w:rsidR="0032461B" w:rsidRPr="009F00A3" w:rsidRDefault="0032461B" w:rsidP="00D3713E">
      <w:pPr>
        <w:spacing w:line="360" w:lineRule="auto"/>
        <w:ind w:firstLine="720"/>
        <w:jc w:val="both"/>
        <w:rPr>
          <w:rFonts w:ascii="Times New Roman" w:hAnsi="Times New Roman" w:cs="Times New Roman"/>
        </w:rPr>
      </w:pPr>
      <w:r w:rsidRPr="009F00A3">
        <w:rPr>
          <w:rFonts w:ascii="Times New Roman" w:hAnsi="Times New Roman" w:cs="Times New Roman"/>
        </w:rPr>
        <w:t xml:space="preserve">Our study contributes to </w:t>
      </w:r>
      <w:r w:rsidR="0060653B" w:rsidRPr="009F00A3">
        <w:rPr>
          <w:rFonts w:ascii="Times New Roman" w:hAnsi="Times New Roman" w:cs="Times New Roman"/>
        </w:rPr>
        <w:t>existing</w:t>
      </w:r>
      <w:r w:rsidRPr="009F00A3">
        <w:rPr>
          <w:rFonts w:ascii="Times New Roman" w:hAnsi="Times New Roman" w:cs="Times New Roman"/>
        </w:rPr>
        <w:t xml:space="preserve"> literature in three ways. First, we extend the income–nutrition literature by jointly examining the immediate dietary response and the long-term anthropometric consequences of agricultural income shocks on child nutrition (height-for-age). This allows us to provide a more comprehensive understanding of how income volatility affects child nutrition in both the short and long term. </w:t>
      </w:r>
      <w:r w:rsidR="00F029B4">
        <w:rPr>
          <w:rFonts w:ascii="Times New Roman" w:hAnsi="Times New Roman" w:cs="Times New Roman"/>
        </w:rPr>
        <w:t xml:space="preserve">Most literature that study income and </w:t>
      </w:r>
      <w:r w:rsidR="003B65F2">
        <w:rPr>
          <w:rFonts w:ascii="Times New Roman" w:hAnsi="Times New Roman" w:cs="Times New Roman"/>
        </w:rPr>
        <w:t>nutrition do so by</w:t>
      </w:r>
      <w:r w:rsidRPr="009F00A3">
        <w:rPr>
          <w:rFonts w:ascii="Times New Roman" w:hAnsi="Times New Roman" w:cs="Times New Roman"/>
        </w:rPr>
        <w:t xml:space="preserve"> </w:t>
      </w:r>
      <w:r w:rsidR="00C26D8F">
        <w:rPr>
          <w:rFonts w:ascii="Times New Roman" w:hAnsi="Times New Roman" w:cs="Times New Roman"/>
        </w:rPr>
        <w:t>examining</w:t>
      </w:r>
      <w:r w:rsidRPr="009F00A3">
        <w:rPr>
          <w:rFonts w:ascii="Times New Roman" w:hAnsi="Times New Roman" w:cs="Times New Roman"/>
        </w:rPr>
        <w:t xml:space="preserve"> either short-run dietary responses or long-run </w:t>
      </w:r>
      <w:r w:rsidRPr="009F00A3">
        <w:rPr>
          <w:rFonts w:ascii="Times New Roman" w:hAnsi="Times New Roman" w:cs="Times New Roman"/>
        </w:rPr>
        <w:lastRenderedPageBreak/>
        <w:t>anthropometric outcomes separately. For example, Trinh et al. (2021) use longitudinal household panel data from Vietnam and estimate instrumental-variable models to identify the causal effects of household expenditure on child health. They find that higher household expenditure significantly improves child health, with stronger effects on short-run indicators such as weight but also positive effects on longer-run outcomes such as he</w:t>
      </w:r>
      <w:commentRangeStart w:id="12"/>
      <w:r w:rsidRPr="009F00A3">
        <w:rPr>
          <w:rFonts w:ascii="Times New Roman" w:hAnsi="Times New Roman" w:cs="Times New Roman"/>
        </w:rPr>
        <w:t>igh</w:t>
      </w:r>
      <w:commentRangeEnd w:id="12"/>
      <w:r w:rsidR="009765B2" w:rsidRPr="009F00A3">
        <w:rPr>
          <w:rStyle w:val="CommentReference"/>
          <w:rFonts w:ascii="Times New Roman" w:hAnsi="Times New Roman" w:cs="Times New Roman"/>
          <w:sz w:val="24"/>
          <w:szCs w:val="24"/>
        </w:rPr>
        <w:commentReference w:id="12"/>
      </w:r>
      <w:r w:rsidRPr="009F00A3">
        <w:rPr>
          <w:rFonts w:ascii="Times New Roman" w:hAnsi="Times New Roman" w:cs="Times New Roman"/>
        </w:rPr>
        <w:t>t. Similarly, Hoddinott and Kinsey (2001) examine the effect of drought shocks on child growth in rural Zimbabwe and show that children exposed to drought experience significant reductions in height-for-age that persist even after the shock has passed. Likewise, Maccini and Yang (2009) demonstrate that rainfall shocks in early life have long-lasting effects on health and human capital outcomes, showing that women exposed to favorable rainfall conditions during infancy grow taller, attain more schooling, and accumulate more assets later in life.</w:t>
      </w:r>
    </w:p>
    <w:p w14:paraId="54D83FF7" w14:textId="544CD327" w:rsidR="00901031" w:rsidRPr="009F00A3" w:rsidRDefault="0032461B" w:rsidP="00D3713E">
      <w:pPr>
        <w:spacing w:line="360" w:lineRule="auto"/>
        <w:ind w:firstLine="720"/>
        <w:jc w:val="both"/>
        <w:rPr>
          <w:rFonts w:ascii="Times New Roman" w:hAnsi="Times New Roman" w:cs="Times New Roman"/>
        </w:rPr>
      </w:pPr>
      <w:r w:rsidRPr="009F00A3">
        <w:rPr>
          <w:rFonts w:ascii="Times New Roman" w:hAnsi="Times New Roman" w:cs="Times New Roman"/>
        </w:rPr>
        <w:t xml:space="preserve">While these studies provide important insights into how shocks and household resources influence child health, they do not explicitly connect the short-run household consumption response to the long-run nutritional consequences for children within the same empirical framework. </w:t>
      </w:r>
      <w:r w:rsidR="000472CF" w:rsidRPr="00D81EF8">
        <w:rPr>
          <w:rFonts w:ascii="Times New Roman" w:hAnsi="Times New Roman" w:cs="Times New Roman"/>
        </w:rPr>
        <w:t xml:space="preserve">Our study extends this work by </w:t>
      </w:r>
      <w:r w:rsidR="00466F8D" w:rsidRPr="00D81EF8">
        <w:rPr>
          <w:rFonts w:ascii="Times New Roman" w:hAnsi="Times New Roman" w:cs="Times New Roman"/>
        </w:rPr>
        <w:t>linking</w:t>
      </w:r>
      <w:r w:rsidR="000472CF" w:rsidRPr="00D81EF8">
        <w:rPr>
          <w:rFonts w:ascii="Times New Roman" w:hAnsi="Times New Roman" w:cs="Times New Roman"/>
        </w:rPr>
        <w:t xml:space="preserve"> </w:t>
      </w:r>
      <w:r w:rsidR="007D306A" w:rsidRPr="00D81EF8">
        <w:rPr>
          <w:rFonts w:ascii="Times New Roman" w:hAnsi="Times New Roman" w:cs="Times New Roman"/>
        </w:rPr>
        <w:t>short-run consumption adjustment to long-run nutritional consequences within a single framework.</w:t>
      </w:r>
      <w:r w:rsidR="000472CF" w:rsidRPr="00D81EF8">
        <w:rPr>
          <w:rFonts w:ascii="Times New Roman" w:hAnsi="Times New Roman" w:cs="Times New Roman"/>
        </w:rPr>
        <w:t xml:space="preserve"> </w:t>
      </w:r>
      <w:r w:rsidR="007D306A" w:rsidRPr="00D81EF8">
        <w:rPr>
          <w:rFonts w:ascii="Times New Roman" w:hAnsi="Times New Roman" w:cs="Times New Roman"/>
        </w:rPr>
        <w:t>We therefore help uncover</w:t>
      </w:r>
      <w:r w:rsidR="000472CF" w:rsidRPr="00D81EF8">
        <w:rPr>
          <w:rFonts w:ascii="Times New Roman" w:hAnsi="Times New Roman" w:cs="Times New Roman"/>
        </w:rPr>
        <w:t xml:space="preserve"> the dietary mechanisms through which income shocks translate into persistent child nutrition outcomes.</w:t>
      </w:r>
    </w:p>
    <w:p w14:paraId="124B622B" w14:textId="579CA334" w:rsidR="00E8111F" w:rsidRPr="009F00A3" w:rsidRDefault="00B70C65" w:rsidP="00D3713E">
      <w:pPr>
        <w:spacing w:line="360" w:lineRule="auto"/>
        <w:ind w:firstLine="720"/>
        <w:jc w:val="both"/>
        <w:rPr>
          <w:rFonts w:ascii="Times New Roman" w:hAnsi="Times New Roman" w:cs="Times New Roman"/>
        </w:rPr>
      </w:pPr>
      <w:r w:rsidRPr="009F00A3">
        <w:rPr>
          <w:rFonts w:ascii="Times New Roman" w:hAnsi="Times New Roman" w:cs="Times New Roman"/>
        </w:rPr>
        <w:t xml:space="preserve"> </w:t>
      </w:r>
      <w:r w:rsidR="00C66FB5" w:rsidRPr="009F00A3">
        <w:rPr>
          <w:rFonts w:ascii="Times New Roman" w:hAnsi="Times New Roman" w:cs="Times New Roman"/>
        </w:rPr>
        <w:t>Second, our unique panel dataset spanning more than 13 years allows us to provide new evidence on how income uncertainty and repeated shock exposure affect the nutritional outcomes of children in agricultural households. Much of the existing literature examining shocks and child nutrition relies on relatively short panels or cross-sectional data</w:t>
      </w:r>
      <w:commentRangeStart w:id="13"/>
      <w:r w:rsidR="00C66FB5" w:rsidRPr="009F00A3">
        <w:rPr>
          <w:rFonts w:ascii="Times New Roman" w:hAnsi="Times New Roman" w:cs="Times New Roman"/>
        </w:rPr>
        <w:t>, which makes it difficult to capture the cumulative effects of shocks over time. For example, Hodd</w:t>
      </w:r>
      <w:commentRangeEnd w:id="13"/>
      <w:r w:rsidR="009765B2" w:rsidRPr="009F00A3">
        <w:rPr>
          <w:rStyle w:val="CommentReference"/>
          <w:rFonts w:ascii="Times New Roman" w:hAnsi="Times New Roman" w:cs="Times New Roman"/>
          <w:sz w:val="24"/>
          <w:szCs w:val="24"/>
        </w:rPr>
        <w:commentReference w:id="13"/>
      </w:r>
      <w:r w:rsidR="00C66FB5" w:rsidRPr="009F00A3">
        <w:rPr>
          <w:rFonts w:ascii="Times New Roman" w:hAnsi="Times New Roman" w:cs="Times New Roman"/>
        </w:rPr>
        <w:t xml:space="preserve">inott and Kinsey (2001) examine the impact of drought shocks on child growth in rural Zimbabwe using household panel data </w:t>
      </w:r>
      <w:r w:rsidR="00895551" w:rsidRPr="009F00A3">
        <w:rPr>
          <w:rFonts w:ascii="Times New Roman" w:hAnsi="Times New Roman" w:cs="Times New Roman"/>
        </w:rPr>
        <w:t xml:space="preserve">collected over four survey rounds between 1993 and 1998. </w:t>
      </w:r>
      <w:r w:rsidR="00E87F79" w:rsidRPr="009F00A3">
        <w:rPr>
          <w:rFonts w:ascii="Times New Roman" w:hAnsi="Times New Roman" w:cs="Times New Roman"/>
        </w:rPr>
        <w:t xml:space="preserve">They </w:t>
      </w:r>
      <w:r w:rsidR="00C66FB5" w:rsidRPr="009F00A3">
        <w:rPr>
          <w:rFonts w:ascii="Times New Roman" w:hAnsi="Times New Roman" w:cs="Times New Roman"/>
        </w:rPr>
        <w:t>f</w:t>
      </w:r>
      <w:r w:rsidR="00E87F79" w:rsidRPr="009F00A3">
        <w:rPr>
          <w:rFonts w:ascii="Times New Roman" w:hAnsi="Times New Roman" w:cs="Times New Roman"/>
        </w:rPr>
        <w:t>ound</w:t>
      </w:r>
      <w:r w:rsidR="00C66FB5" w:rsidRPr="009F00A3">
        <w:rPr>
          <w:rFonts w:ascii="Times New Roman" w:hAnsi="Times New Roman" w:cs="Times New Roman"/>
        </w:rPr>
        <w:t xml:space="preserve"> that children exposed to drought experience significant declines in height-for-age that persist even after the shock has passed. Similarly, Akerele et al. (2024) investigate the effect of food price changes on child nutrition in Nigeria using </w:t>
      </w:r>
      <w:r w:rsidR="004B72A3" w:rsidRPr="009F00A3">
        <w:rPr>
          <w:rFonts w:ascii="Times New Roman" w:hAnsi="Times New Roman" w:cs="Times New Roman"/>
        </w:rPr>
        <w:t>two waves of household panel data covering roughly a three-year period.</w:t>
      </w:r>
      <w:r w:rsidR="003311B8">
        <w:rPr>
          <w:rFonts w:ascii="Times New Roman" w:hAnsi="Times New Roman" w:cs="Times New Roman"/>
        </w:rPr>
        <w:t xml:space="preserve"> </w:t>
      </w:r>
      <w:r w:rsidR="00DB13F0">
        <w:rPr>
          <w:rFonts w:ascii="Times New Roman" w:hAnsi="Times New Roman" w:cs="Times New Roman"/>
        </w:rPr>
        <w:t>they</w:t>
      </w:r>
      <w:r w:rsidR="00C66FB5" w:rsidRPr="009F00A3">
        <w:rPr>
          <w:rFonts w:ascii="Times New Roman" w:hAnsi="Times New Roman" w:cs="Times New Roman"/>
        </w:rPr>
        <w:t xml:space="preserve"> </w:t>
      </w:r>
      <w:r w:rsidR="00716463">
        <w:rPr>
          <w:rFonts w:ascii="Times New Roman" w:hAnsi="Times New Roman" w:cs="Times New Roman"/>
        </w:rPr>
        <w:t>found</w:t>
      </w:r>
      <w:r w:rsidR="00C66FB5" w:rsidRPr="009F00A3">
        <w:rPr>
          <w:rFonts w:ascii="Times New Roman" w:hAnsi="Times New Roman" w:cs="Times New Roman"/>
        </w:rPr>
        <w:t xml:space="preserve"> that rising food prices reduce dietary diversity and increase the risk of child undernutrition. While these studies provide important evidence on how shocks affect child well-being, the relatively short time horizon </w:t>
      </w:r>
      <w:r w:rsidR="00C66FB5" w:rsidRPr="009F00A3">
        <w:rPr>
          <w:rFonts w:ascii="Times New Roman" w:hAnsi="Times New Roman" w:cs="Times New Roman"/>
        </w:rPr>
        <w:lastRenderedPageBreak/>
        <w:t>of their data makes it difficult to assess the long-term consequences of repeated exposure to shocks. Our study improves on this literature by exploiting a longer panel dataset covering more than a decade of observations from the Nigeria LSMS-ISA. This longer time horizon allows us to examine not only the immediate effects of shocks but also the cumulative nutritional consequences of recurring income volatility in agricultural households.</w:t>
      </w:r>
    </w:p>
    <w:p w14:paraId="3A3A4407" w14:textId="07FC719A" w:rsidR="00DF1A38" w:rsidRPr="009F00A3" w:rsidRDefault="00DF1A38" w:rsidP="00D3713E">
      <w:pPr>
        <w:spacing w:line="360" w:lineRule="auto"/>
        <w:ind w:firstLine="720"/>
        <w:jc w:val="both"/>
        <w:rPr>
          <w:rFonts w:ascii="Times New Roman" w:hAnsi="Times New Roman" w:cs="Times New Roman"/>
        </w:rPr>
      </w:pPr>
      <w:r w:rsidRPr="009F00A3">
        <w:rPr>
          <w:rFonts w:ascii="Times New Roman" w:hAnsi="Times New Roman" w:cs="Times New Roman"/>
        </w:rPr>
        <w:t xml:space="preserve">Finally, by disaggregating our results by child sex, </w:t>
      </w:r>
      <w:r w:rsidR="00043396">
        <w:rPr>
          <w:rFonts w:ascii="Times New Roman" w:hAnsi="Times New Roman" w:cs="Times New Roman"/>
        </w:rPr>
        <w:t>our</w:t>
      </w:r>
      <w:r w:rsidRPr="009F00A3">
        <w:rPr>
          <w:rFonts w:ascii="Times New Roman" w:hAnsi="Times New Roman" w:cs="Times New Roman"/>
        </w:rPr>
        <w:t xml:space="preserve"> study brings an intra-household allocation perspective to the shock–nutrition literature and sheds light on which children are more protected when household resources become constrained. A large body of literature shows that households do not always allocate resources equally among members when faced with economic hardship. For instance, Duflo (2003) demonstrates that income controlled by different household members affects expenditure patterns and the welfare of children differently, highlighting the importance of intra-household decision-making in shaping child outcomes. Similarly, Hoddinott and Haddad (1995) find that the share of resources controlled by women significantly influences household expenditure patterns and child welfare outcomes. Building on this literature, our study contributes to the gender and nutrition literature by examining whether income shocks lead households to prioritize the nutritional well-being of certain children over others. Specifically, we show that when agricultural households experience income shocks, they tend to prioritize the nutritional needs of male children relative to female children, a pattern consistent with evidence from gender preference studies in developing countries (Arndt et al., 2016). By linking agricultural income shocks to gender-differentiated nutritional outcomes, our study provides new evidence on how resource scarcity can amplify gender disparities in child nutrition within rural households.</w:t>
      </w:r>
    </w:p>
    <w:p w14:paraId="6164B0A3" w14:textId="757C2091" w:rsidR="004A25DE" w:rsidRPr="009F00A3" w:rsidRDefault="004A25DE" w:rsidP="00D3713E">
      <w:pPr>
        <w:spacing w:line="360" w:lineRule="auto"/>
        <w:ind w:firstLine="720"/>
        <w:jc w:val="both"/>
        <w:rPr>
          <w:rFonts w:ascii="Times New Roman" w:hAnsi="Times New Roman" w:cs="Times New Roman"/>
        </w:rPr>
      </w:pPr>
      <w:r w:rsidRPr="009F00A3">
        <w:rPr>
          <w:rFonts w:ascii="Times New Roman" w:hAnsi="Times New Roman" w:cs="Times New Roman"/>
        </w:rPr>
        <w:t xml:space="preserve">The results of our regression analysis showed that overall, income gains are effective at improving children’s nutrition in </w:t>
      </w:r>
      <w:commentRangeStart w:id="14"/>
      <w:r w:rsidRPr="009F00A3">
        <w:rPr>
          <w:rFonts w:ascii="Times New Roman" w:hAnsi="Times New Roman" w:cs="Times New Roman"/>
        </w:rPr>
        <w:t>periods without shocks; however, income shocks weaken the ability of households to translate income into nutritional improvement for children. Specifically, in the long run, in the absence of shocks (</w:t>
      </w:r>
      <m:oMath>
        <m:sSub>
          <m:sSubPr>
            <m:ctrlPr>
              <w:rPr>
                <w:rFonts w:ascii="Cambria Math" w:hAnsi="Cambria Math" w:cs="Times New Roman"/>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oMath>
      <w:r w:rsidRPr="009F00A3">
        <w:rPr>
          <w:rFonts w:ascii="Times New Roman" w:hAnsi="Times New Roman" w:cs="Times New Roman"/>
        </w:rPr>
        <w:t xml:space="preserve">), a one-unit increase in income raises child height-for-age by approximately 0.32 standard deviations. However, in the aftermath of shock </w:t>
      </w:r>
      <w:del w:id="15" w:author="Ifeanyi Micheal Obinefo" w:date="2026-04-10T23:43:00Z" w16du:dateUtc="2026-04-11T03:43:00Z">
        <w:r w:rsidRPr="009F00A3" w:rsidDel="00231962">
          <w:rPr>
            <w:rFonts w:ascii="Times New Roman" w:hAnsi="Times New Roman" w:cs="Times New Roman"/>
          </w:rPr>
          <w:delText>(</w:delText>
        </w:r>
      </w:del>
      <m:oMath>
        <m:sSub>
          <m:sSubPr>
            <m:ctrlPr>
              <w:del w:id="16" w:author="Ifeanyi Micheal Obinefo" w:date="2026-04-10T23:43:00Z" w16du:dateUtc="2026-04-11T03:43:00Z">
                <w:rPr>
                  <w:rFonts w:ascii="Cambria Math" w:hAnsi="Cambria Math" w:cs="Times New Roman"/>
                </w:rPr>
              </w:del>
            </m:ctrlPr>
          </m:sSubPr>
          <m:e>
            <m:acc>
              <m:accPr>
                <m:ctrlPr>
                  <w:del w:id="17" w:author="Ifeanyi Micheal Obinefo" w:date="2026-04-10T23:43:00Z" w16du:dateUtc="2026-04-11T03:43:00Z">
                    <w:rPr>
                      <w:rFonts w:ascii="Cambria Math" w:hAnsi="Cambria Math" w:cs="Times New Roman"/>
                      <w:i/>
                    </w:rPr>
                  </w:del>
                </m:ctrlPr>
              </m:accPr>
              <m:e>
                <m:r>
                  <w:del w:id="18" w:author="Ifeanyi Micheal Obinefo" w:date="2026-04-10T23:43:00Z" w16du:dateUtc="2026-04-11T03:43:00Z">
                    <w:rPr>
                      <w:rFonts w:ascii="Cambria Math" w:hAnsi="Cambria Math" w:cs="Times New Roman"/>
                    </w:rPr>
                    <m:t>β</m:t>
                  </w:del>
                </m:r>
              </m:e>
            </m:acc>
          </m:e>
          <m:sub>
            <m:r>
              <w:del w:id="19" w:author="Ifeanyi Micheal Obinefo" w:date="2026-04-10T23:43:00Z" w16du:dateUtc="2026-04-11T03:43:00Z">
                <w:rPr>
                  <w:rFonts w:ascii="Cambria Math" w:hAnsi="Cambria Math" w:cs="Times New Roman"/>
                </w:rPr>
                <m:t>3</m:t>
              </w:del>
            </m:r>
          </m:sub>
        </m:sSub>
      </m:oMath>
      <w:del w:id="20" w:author="Ifeanyi Micheal Obinefo" w:date="2026-04-10T23:43:00Z" w16du:dateUtc="2026-04-11T03:43:00Z">
        <w:r w:rsidRPr="009F00A3" w:rsidDel="00231962">
          <w:rPr>
            <w:rFonts w:ascii="Times New Roman" w:hAnsi="Times New Roman" w:cs="Times New Roman"/>
          </w:rPr>
          <w:delText>)</w:delText>
        </w:r>
      </w:del>
      <w:r w:rsidRPr="009F00A3">
        <w:rPr>
          <w:rFonts w:ascii="Times New Roman" w:hAnsi="Times New Roman" w:cs="Times New Roman"/>
        </w:rPr>
        <w:t xml:space="preserve">, the coefficient estimate decreased to </w:t>
      </w:r>
      <w:del w:id="21" w:author="Ifeanyi Micheal Obinefo" w:date="2026-04-10T23:43:00Z" w16du:dateUtc="2026-04-11T03:43:00Z">
        <w:r w:rsidRPr="009F00A3" w:rsidDel="00231962">
          <w:rPr>
            <w:rFonts w:ascii="Times New Roman" w:hAnsi="Times New Roman" w:cs="Times New Roman"/>
          </w:rPr>
          <w:delText>-</w:delText>
        </w:r>
      </w:del>
      <w:r w:rsidRPr="009F00A3">
        <w:rPr>
          <w:rFonts w:ascii="Times New Roman" w:hAnsi="Times New Roman" w:cs="Times New Roman"/>
        </w:rPr>
        <w:t>0.12 standard deviations. Thus, during the shock years (</w:t>
      </w:r>
      <m:oMath>
        <m:sSub>
          <m:sSubPr>
            <m:ctrlPr>
              <w:rPr>
                <w:rFonts w:ascii="Cambria Math" w:hAnsi="Cambria Math" w:cs="Times New Roman"/>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3</m:t>
            </m:r>
          </m:sub>
        </m:sSub>
        <m:r>
          <w:rPr>
            <w:rFonts w:ascii="Cambria Math" w:hAnsi="Cambria Math" w:cs="Times New Roman"/>
          </w:rPr>
          <m:t>)</m:t>
        </m:r>
      </m:oMath>
      <w:r w:rsidRPr="009F00A3">
        <w:rPr>
          <w:rFonts w:ascii="Times New Roman" w:hAnsi="Times New Roman" w:cs="Times New Roman"/>
        </w:rPr>
        <w:t>, the marginal effect of income on child HAZ falls from 0.</w:t>
      </w:r>
      <w:ins w:id="22" w:author="Ifeanyi Micheal Obinefo" w:date="2026-04-10T23:43:00Z" w16du:dateUtc="2026-04-11T03:43:00Z">
        <w:r w:rsidR="00E51391">
          <w:rPr>
            <w:rFonts w:ascii="Times New Roman" w:hAnsi="Times New Roman" w:cs="Times New Roman"/>
          </w:rPr>
          <w:t>5</w:t>
        </w:r>
      </w:ins>
      <w:del w:id="23" w:author="Ifeanyi Micheal Obinefo" w:date="2026-04-10T23:43:00Z" w16du:dateUtc="2026-04-11T03:43:00Z">
        <w:r w:rsidRPr="009F00A3" w:rsidDel="00E51391">
          <w:rPr>
            <w:rFonts w:ascii="Times New Roman" w:hAnsi="Times New Roman" w:cs="Times New Roman"/>
          </w:rPr>
          <w:delText>3</w:delText>
        </w:r>
      </w:del>
      <w:r w:rsidRPr="009F00A3">
        <w:rPr>
          <w:rFonts w:ascii="Times New Roman" w:hAnsi="Times New Roman" w:cs="Times New Roman"/>
        </w:rPr>
        <w:t>2 to 0.</w:t>
      </w:r>
      <w:ins w:id="24" w:author="Ifeanyi Micheal Obinefo" w:date="2026-04-10T23:43:00Z" w16du:dateUtc="2026-04-11T03:43:00Z">
        <w:r w:rsidR="00E51391">
          <w:rPr>
            <w:rFonts w:ascii="Times New Roman" w:hAnsi="Times New Roman" w:cs="Times New Roman"/>
          </w:rPr>
          <w:t>4</w:t>
        </w:r>
      </w:ins>
      <w:del w:id="25" w:author="Ifeanyi Micheal Obinefo" w:date="2026-04-10T23:43:00Z" w16du:dateUtc="2026-04-11T03:43:00Z">
        <w:r w:rsidRPr="009F00A3" w:rsidDel="00E51391">
          <w:rPr>
            <w:rFonts w:ascii="Times New Roman" w:hAnsi="Times New Roman" w:cs="Times New Roman"/>
          </w:rPr>
          <w:delText>2</w:delText>
        </w:r>
      </w:del>
      <w:r w:rsidRPr="009F00A3">
        <w:rPr>
          <w:rFonts w:ascii="Times New Roman" w:hAnsi="Times New Roman" w:cs="Times New Roman"/>
        </w:rPr>
        <w:t xml:space="preserve">0, a reduction of roughly </w:t>
      </w:r>
      <w:del w:id="26" w:author="Ifeanyi Micheal Obinefo" w:date="2026-04-10T23:43:00Z" w16du:dateUtc="2026-04-11T03:43:00Z">
        <w:r w:rsidRPr="009F00A3" w:rsidDel="00E51391">
          <w:rPr>
            <w:rFonts w:ascii="Times New Roman" w:hAnsi="Times New Roman" w:cs="Times New Roman"/>
          </w:rPr>
          <w:delText>37</w:delText>
        </w:r>
      </w:del>
      <w:r w:rsidRPr="009F00A3">
        <w:rPr>
          <w:rFonts w:ascii="Times New Roman" w:hAnsi="Times New Roman" w:cs="Times New Roman"/>
        </w:rPr>
        <w:t xml:space="preserve"> percent. This suggests that income continues to improve child nutrition even during shocks, compared to those with no income; however, it does </w:t>
      </w:r>
      <w:r w:rsidRPr="009F00A3">
        <w:rPr>
          <w:rFonts w:ascii="Times New Roman" w:hAnsi="Times New Roman" w:cs="Times New Roman"/>
        </w:rPr>
        <w:lastRenderedPageBreak/>
        <w:t xml:space="preserve">so far less effectively. We observe similar effects in the short run. Further analysis showed that the effect is more severe in girls than boys, suggesting that, when there is an income shock, families prioritize the nutrition of male children over female children. </w:t>
      </w:r>
      <w:commentRangeEnd w:id="14"/>
      <w:r w:rsidR="00F500D0" w:rsidRPr="009F00A3">
        <w:rPr>
          <w:rStyle w:val="CommentReference"/>
          <w:rFonts w:ascii="Times New Roman" w:hAnsi="Times New Roman" w:cs="Times New Roman"/>
          <w:sz w:val="24"/>
          <w:szCs w:val="24"/>
        </w:rPr>
        <w:commentReference w:id="14"/>
      </w:r>
    </w:p>
    <w:p w14:paraId="34767AE4" w14:textId="77777777" w:rsidR="00B91FE7" w:rsidRDefault="00B91FE7" w:rsidP="00D3713E">
      <w:pPr>
        <w:spacing w:line="360" w:lineRule="auto"/>
        <w:jc w:val="both"/>
        <w:rPr>
          <w:rFonts w:ascii="Times New Roman" w:hAnsi="Times New Roman" w:cs="Times New Roman"/>
        </w:rPr>
      </w:pPr>
    </w:p>
    <w:p w14:paraId="3F7DF38A" w14:textId="31B4EF46" w:rsidR="003943F8" w:rsidRPr="003311B8" w:rsidRDefault="00437CFD" w:rsidP="00D3713E">
      <w:pPr>
        <w:spacing w:line="360" w:lineRule="auto"/>
        <w:jc w:val="both"/>
        <w:rPr>
          <w:rFonts w:ascii="Times New Roman" w:hAnsi="Times New Roman" w:cs="Times New Roman"/>
          <w:b/>
          <w:bCs/>
        </w:rPr>
      </w:pPr>
      <w:ins w:id="27" w:author="Ifeanyi Micheal Obinefo" w:date="2026-04-13T12:20:00Z" w16du:dateUtc="2026-04-13T16:20:00Z">
        <w:r>
          <w:rPr>
            <w:rFonts w:ascii="Times New Roman" w:hAnsi="Times New Roman" w:cs="Times New Roman"/>
            <w:b/>
            <w:bCs/>
          </w:rPr>
          <w:t xml:space="preserve">2.0 </w:t>
        </w:r>
      </w:ins>
      <w:r w:rsidR="009F5A97" w:rsidRPr="003311B8">
        <w:rPr>
          <w:rFonts w:ascii="Times New Roman" w:hAnsi="Times New Roman" w:cs="Times New Roman"/>
          <w:b/>
          <w:bCs/>
        </w:rPr>
        <w:t>Methodology</w:t>
      </w:r>
    </w:p>
    <w:p w14:paraId="7DC44A92" w14:textId="4B3EB3A1" w:rsidR="009F5A97" w:rsidRPr="009F00A3" w:rsidRDefault="009F5A97" w:rsidP="00D3713E">
      <w:pPr>
        <w:spacing w:line="360" w:lineRule="auto"/>
        <w:jc w:val="both"/>
        <w:rPr>
          <w:rFonts w:ascii="Times New Roman" w:hAnsi="Times New Roman" w:cs="Times New Roman"/>
        </w:rPr>
      </w:pPr>
      <w:r w:rsidRPr="009F00A3">
        <w:rPr>
          <w:rFonts w:ascii="Times New Roman" w:hAnsi="Times New Roman" w:cs="Times New Roman"/>
        </w:rPr>
        <w:t xml:space="preserve"> Our </w:t>
      </w:r>
      <w:r w:rsidR="00106C98" w:rsidRPr="009F00A3">
        <w:rPr>
          <w:rFonts w:ascii="Times New Roman" w:hAnsi="Times New Roman" w:cs="Times New Roman"/>
        </w:rPr>
        <w:t xml:space="preserve">empirical framework allows the effect of income </w:t>
      </w:r>
      <w:r w:rsidR="00FA7A4C" w:rsidRPr="009F00A3">
        <w:rPr>
          <w:rFonts w:ascii="Times New Roman" w:hAnsi="Times New Roman" w:cs="Times New Roman"/>
        </w:rPr>
        <w:t xml:space="preserve">shocks </w:t>
      </w:r>
      <w:r w:rsidR="00106C98" w:rsidRPr="009F00A3">
        <w:rPr>
          <w:rFonts w:ascii="Times New Roman" w:hAnsi="Times New Roman" w:cs="Times New Roman"/>
        </w:rPr>
        <w:t xml:space="preserve">on child nutrition to vary </w:t>
      </w:r>
      <w:r w:rsidR="00794D93" w:rsidRPr="009F00A3">
        <w:rPr>
          <w:rFonts w:ascii="Times New Roman" w:hAnsi="Times New Roman" w:cs="Times New Roman"/>
        </w:rPr>
        <w:t>by prior shock exposure</w:t>
      </w:r>
      <w:r w:rsidR="00106C98" w:rsidRPr="009F00A3">
        <w:rPr>
          <w:rFonts w:ascii="Times New Roman" w:hAnsi="Times New Roman" w:cs="Times New Roman"/>
        </w:rPr>
        <w:t>—such as crop losses due to drought, floods, pests, or poor rainfall</w:t>
      </w:r>
      <w:r w:rsidR="00794D93" w:rsidRPr="009F00A3">
        <w:rPr>
          <w:rFonts w:ascii="Times New Roman" w:hAnsi="Times New Roman" w:cs="Times New Roman"/>
        </w:rPr>
        <w:t xml:space="preserve"> i</w:t>
      </w:r>
      <w:r w:rsidR="00106C98" w:rsidRPr="009F00A3">
        <w:rPr>
          <w:rFonts w:ascii="Times New Roman" w:hAnsi="Times New Roman" w:cs="Times New Roman"/>
        </w:rPr>
        <w:t>n the previous year</w:t>
      </w:r>
      <w:r w:rsidRPr="009F00A3">
        <w:rPr>
          <w:rFonts w:ascii="Times New Roman" w:hAnsi="Times New Roman" w:cs="Times New Roman"/>
        </w:rPr>
        <w:t>.</w:t>
      </w:r>
      <w:r w:rsidR="00B469C2" w:rsidRPr="009F00A3">
        <w:rPr>
          <w:rFonts w:ascii="Times New Roman" w:hAnsi="Times New Roman" w:cs="Times New Roman"/>
        </w:rPr>
        <w:t xml:space="preserve"> Because </w:t>
      </w:r>
      <w:r w:rsidR="00794D93" w:rsidRPr="009F00A3">
        <w:rPr>
          <w:rFonts w:ascii="Times New Roman" w:hAnsi="Times New Roman" w:cs="Times New Roman"/>
        </w:rPr>
        <w:t xml:space="preserve">the </w:t>
      </w:r>
      <w:r w:rsidR="00B469C2" w:rsidRPr="009F00A3">
        <w:rPr>
          <w:rFonts w:ascii="Times New Roman" w:hAnsi="Times New Roman" w:cs="Times New Roman"/>
        </w:rPr>
        <w:t>income of agricultural households is subject to recall bias,</w:t>
      </w:r>
      <w:r w:rsidRPr="009F00A3">
        <w:rPr>
          <w:rFonts w:ascii="Times New Roman" w:hAnsi="Times New Roman" w:cs="Times New Roman"/>
        </w:rPr>
        <w:t xml:space="preserve"> </w:t>
      </w:r>
      <w:r w:rsidR="00B469C2" w:rsidRPr="009F00A3">
        <w:rPr>
          <w:rFonts w:ascii="Times New Roman" w:hAnsi="Times New Roman" w:cs="Times New Roman"/>
        </w:rPr>
        <w:t>we deal with the measurement error via an instrumental approach</w:t>
      </w:r>
      <w:r w:rsidRPr="009F00A3">
        <w:rPr>
          <w:rFonts w:ascii="Times New Roman" w:hAnsi="Times New Roman" w:cs="Times New Roman"/>
        </w:rPr>
        <w:t>.</w:t>
      </w:r>
      <w:r w:rsidR="00DB73A1" w:rsidRPr="009F00A3">
        <w:rPr>
          <w:rFonts w:ascii="Times New Roman" w:hAnsi="Times New Roman" w:cs="Times New Roman"/>
        </w:rPr>
        <w:t xml:space="preserve"> </w:t>
      </w:r>
      <w:r w:rsidR="00AE4992" w:rsidRPr="009F00A3">
        <w:rPr>
          <w:rFonts w:ascii="Times New Roman" w:hAnsi="Times New Roman" w:cs="Times New Roman"/>
        </w:rPr>
        <w:t xml:space="preserve">Following (Paxson,1992), </w:t>
      </w:r>
      <w:r w:rsidR="00F9467F" w:rsidRPr="009F00A3">
        <w:rPr>
          <w:rFonts w:ascii="Times New Roman" w:hAnsi="Times New Roman" w:cs="Times New Roman"/>
        </w:rPr>
        <w:t xml:space="preserve">Agricultural income </w:t>
      </w:r>
      <w:r w:rsidR="00AE4992" w:rsidRPr="009F00A3">
        <w:rPr>
          <w:rFonts w:ascii="Times New Roman" w:hAnsi="Times New Roman" w:cs="Times New Roman"/>
        </w:rPr>
        <w:t>was</w:t>
      </w:r>
      <w:r w:rsidR="00FA7A4C" w:rsidRPr="009F00A3">
        <w:rPr>
          <w:rFonts w:ascii="Times New Roman" w:hAnsi="Times New Roman" w:cs="Times New Roman"/>
        </w:rPr>
        <w:t xml:space="preserve"> </w:t>
      </w:r>
      <w:r w:rsidR="00F9467F" w:rsidRPr="009F00A3">
        <w:rPr>
          <w:rFonts w:ascii="Times New Roman" w:hAnsi="Times New Roman" w:cs="Times New Roman"/>
        </w:rPr>
        <w:t xml:space="preserve">instrumented using rainfall </w:t>
      </w:r>
      <w:commentRangeStart w:id="28"/>
      <w:r w:rsidR="00F9467F" w:rsidRPr="009F00A3">
        <w:rPr>
          <w:rFonts w:ascii="Times New Roman" w:hAnsi="Times New Roman" w:cs="Times New Roman"/>
        </w:rPr>
        <w:t xml:space="preserve">deviations </w:t>
      </w:r>
      <w:r w:rsidR="00FA7A4C" w:rsidRPr="009F00A3">
        <w:rPr>
          <w:rFonts w:ascii="Times New Roman" w:hAnsi="Times New Roman" w:cs="Times New Roman"/>
        </w:rPr>
        <w:t xml:space="preserve">from the long-run average </w:t>
      </w:r>
      <w:r w:rsidR="00F9467F" w:rsidRPr="009F00A3">
        <w:rPr>
          <w:rFonts w:ascii="Times New Roman" w:hAnsi="Times New Roman" w:cs="Times New Roman"/>
        </w:rPr>
        <w:t>during the main planting season (March-June)</w:t>
      </w:r>
      <w:r w:rsidRPr="009F00A3">
        <w:rPr>
          <w:rFonts w:ascii="Times New Roman" w:hAnsi="Times New Roman" w:cs="Times New Roman"/>
        </w:rPr>
        <w:t xml:space="preserve">. </w:t>
      </w:r>
      <w:r w:rsidR="000237D6" w:rsidRPr="009F00A3">
        <w:rPr>
          <w:rFonts w:ascii="Times New Roman" w:hAnsi="Times New Roman" w:cs="Times New Roman"/>
        </w:rPr>
        <w:t xml:space="preserve">We estimate our </w:t>
      </w:r>
      <w:commentRangeEnd w:id="28"/>
      <w:r w:rsidR="006B00B3" w:rsidRPr="009F00A3">
        <w:rPr>
          <w:rStyle w:val="CommentReference"/>
          <w:rFonts w:ascii="Times New Roman" w:hAnsi="Times New Roman" w:cs="Times New Roman"/>
          <w:sz w:val="24"/>
          <w:szCs w:val="24"/>
        </w:rPr>
        <w:commentReference w:id="28"/>
      </w:r>
      <w:r w:rsidR="000237D6" w:rsidRPr="009F00A3">
        <w:rPr>
          <w:rFonts w:ascii="Times New Roman" w:hAnsi="Times New Roman" w:cs="Times New Roman"/>
        </w:rPr>
        <w:t>model using two-stage least squares (2SLS). Standard errors are clustered at the ho</w:t>
      </w:r>
      <w:commentRangeStart w:id="29"/>
      <w:r w:rsidR="000237D6" w:rsidRPr="009F00A3">
        <w:rPr>
          <w:rFonts w:ascii="Times New Roman" w:hAnsi="Times New Roman" w:cs="Times New Roman"/>
        </w:rPr>
        <w:t>useho</w:t>
      </w:r>
      <w:commentRangeEnd w:id="29"/>
      <w:r w:rsidR="00904413" w:rsidRPr="009F00A3">
        <w:rPr>
          <w:rStyle w:val="CommentReference"/>
          <w:rFonts w:ascii="Times New Roman" w:hAnsi="Times New Roman" w:cs="Times New Roman"/>
          <w:sz w:val="24"/>
          <w:szCs w:val="24"/>
        </w:rPr>
        <w:commentReference w:id="29"/>
      </w:r>
      <w:r w:rsidR="000237D6" w:rsidRPr="009F00A3">
        <w:rPr>
          <w:rFonts w:ascii="Times New Roman" w:hAnsi="Times New Roman" w:cs="Times New Roman"/>
        </w:rPr>
        <w:t>ld level to account for serial correlation across survey waves</w:t>
      </w:r>
      <w:r w:rsidRPr="009F00A3">
        <w:rPr>
          <w:rFonts w:ascii="Times New Roman" w:hAnsi="Times New Roman" w:cs="Times New Roman"/>
        </w:rPr>
        <w:t xml:space="preserve">. Thus, consider </w:t>
      </w:r>
      <w:r w:rsidR="00F9467F" w:rsidRPr="009F00A3">
        <w:rPr>
          <w:rFonts w:ascii="Times New Roman" w:hAnsi="Times New Roman" w:cs="Times New Roman"/>
        </w:rPr>
        <w:t>all</w:t>
      </w:r>
      <w:r w:rsidRPr="009F00A3">
        <w:rPr>
          <w:rFonts w:ascii="Times New Roman" w:hAnsi="Times New Roman" w:cs="Times New Roman"/>
        </w:rPr>
        <w:t xml:space="preserve"> </w:t>
      </w:r>
      <w:r w:rsidR="002C492A" w:rsidRPr="009F00A3">
        <w:rPr>
          <w:rFonts w:ascii="Times New Roman" w:hAnsi="Times New Roman" w:cs="Times New Roman"/>
        </w:rPr>
        <w:t>equation</w:t>
      </w:r>
      <w:r w:rsidR="00284196" w:rsidRPr="009F00A3">
        <w:rPr>
          <w:rFonts w:ascii="Times New Roman" w:hAnsi="Times New Roman" w:cs="Times New Roman"/>
        </w:rPr>
        <w:t>s</w:t>
      </w:r>
      <w:r w:rsidRPr="009F00A3">
        <w:rPr>
          <w:rFonts w:ascii="Times New Roman" w:hAnsi="Times New Roman" w:cs="Times New Roman"/>
        </w:rPr>
        <w:t>:</w:t>
      </w:r>
    </w:p>
    <w:p w14:paraId="3424C332" w14:textId="1F45C1B9" w:rsidR="00F9467F" w:rsidRPr="009F00A3" w:rsidRDefault="00925A22" w:rsidP="00D3713E">
      <w:pPr>
        <w:pStyle w:val="ListParagraph"/>
        <w:numPr>
          <w:ilvl w:val="0"/>
          <w:numId w:val="3"/>
        </w:numPr>
        <w:spacing w:line="360" w:lineRule="auto"/>
        <w:jc w:val="both"/>
        <w:rPr>
          <w:rFonts w:ascii="Times New Roman" w:hAnsi="Times New Roman" w:cs="Times New Roman"/>
          <w:color w:val="333132"/>
          <w:kern w:val="0"/>
          <w:lang w:val="en-GB"/>
          <w14:ligatures w14:val="none"/>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in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shoc</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(in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r>
          <w:rPr>
            <w:rFonts w:ascii="Cambria Math" w:hAnsi="Cambria Math" w:cs="Times New Roman"/>
          </w:rPr>
          <m:t>×shoc</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it</m:t>
            </m:r>
          </m:sub>
          <m:sup>
            <m:r>
              <m:rPr>
                <m:sty m:val="p"/>
              </m:rPr>
              <w:rPr>
                <w:rFonts w:ascii="Cambria Math" w:hAnsi="Cambria Math" w:cs="Times New Roman"/>
              </w:rPr>
              <m:t>'</m:t>
            </m:r>
          </m:sup>
        </m:sSubSup>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w:rPr>
            <w:rFonts w:ascii="Cambria Math" w:hAnsi="Cambria Math" w:cs="Times New Roman"/>
          </w:rPr>
          <m:t>,</m:t>
        </m:r>
      </m:oMath>
    </w:p>
    <w:p w14:paraId="0BF2F563" w14:textId="77777777" w:rsidR="00F9467F" w:rsidRPr="009F00A3" w:rsidRDefault="009F00A3" w:rsidP="00D3713E">
      <w:pPr>
        <w:pStyle w:val="ListParagraph"/>
        <w:numPr>
          <w:ilvl w:val="0"/>
          <w:numId w:val="3"/>
        </w:numPr>
        <w:spacing w:line="360" w:lineRule="auto"/>
        <w:jc w:val="both"/>
        <w:rPr>
          <w:rFonts w:ascii="Times New Roman" w:hAnsi="Times New Roman" w:cs="Times New Roman"/>
          <w:color w:val="333132"/>
          <w:kern w:val="0"/>
          <w:lang w:val="en-GB"/>
          <w14:ligatures w14:val="none"/>
        </w:rPr>
      </w:pPr>
      <m:oMath>
        <m:r>
          <w:rPr>
            <w:rFonts w:ascii="Cambria Math" w:hAnsi="Cambria Math" w:cs="Times New Roman"/>
          </w:rPr>
          <m:t>in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m:t>
            </m:r>
          </m:sub>
        </m:sSub>
        <m:r>
          <w:rPr>
            <w:rFonts w:ascii="Cambria Math" w:hAnsi="Cambria Math" w:cs="Times New Roman"/>
          </w:rPr>
          <m:t>×shoc</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it</m:t>
            </m:r>
          </m:sub>
          <m:sup>
            <m:r>
              <m:rPr>
                <m:sty m:val="p"/>
              </m:rPr>
              <w:rPr>
                <w:rFonts w:ascii="Cambria Math" w:hAnsi="Cambria Math" w:cs="Times New Roman"/>
              </w:rPr>
              <m:t>'</m:t>
            </m:r>
          </m:sup>
        </m:sSubSup>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it</m:t>
            </m:r>
          </m:sub>
        </m:sSub>
        <m:r>
          <w:rPr>
            <w:rFonts w:ascii="Cambria Math" w:hAnsi="Cambria Math" w:cs="Times New Roman"/>
          </w:rPr>
          <m:t>,</m:t>
        </m:r>
      </m:oMath>
    </w:p>
    <w:p w14:paraId="6EFAB0D8" w14:textId="25A86A01" w:rsidR="00F9467F" w:rsidRPr="009F00A3" w:rsidRDefault="009F00A3" w:rsidP="00D3713E">
      <w:pPr>
        <w:pStyle w:val="ListParagraph"/>
        <w:numPr>
          <w:ilvl w:val="0"/>
          <w:numId w:val="3"/>
        </w:numPr>
        <w:spacing w:line="360" w:lineRule="auto"/>
        <w:jc w:val="both"/>
        <w:rPr>
          <w:rStyle w:val="CommentReference"/>
          <w:rFonts w:ascii="Times New Roman" w:hAnsi="Times New Roman" w:cs="Times New Roman"/>
          <w:color w:val="333132"/>
          <w:kern w:val="0"/>
          <w:sz w:val="24"/>
          <w:szCs w:val="24"/>
          <w:lang w:val="en-GB"/>
          <w14:ligatures w14:val="none"/>
        </w:rPr>
      </w:pPr>
      <m:oMath>
        <m:r>
          <w:rPr>
            <w:rFonts w:ascii="Cambria Math" w:hAnsi="Cambria Math" w:cs="Times New Roman"/>
          </w:rPr>
          <m:t>in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r>
          <w:rPr>
            <w:rFonts w:ascii="Cambria Math" w:hAnsi="Cambria Math" w:cs="Times New Roman"/>
          </w:rPr>
          <m:t>×shoc</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m:t>
            </m:r>
          </m:sub>
        </m:sSub>
        <m:r>
          <w:rPr>
            <w:rFonts w:ascii="Cambria Math" w:hAnsi="Cambria Math" w:cs="Times New Roman"/>
          </w:rPr>
          <m:t>×shoc</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it</m:t>
            </m:r>
          </m:sub>
          <m:sup>
            <m:r>
              <m:rPr>
                <m:sty m:val="p"/>
              </m:rPr>
              <w:rPr>
                <w:rFonts w:ascii="Cambria Math" w:hAnsi="Cambria Math" w:cs="Times New Roman"/>
              </w:rPr>
              <m:t>'</m:t>
            </m:r>
          </m:sup>
        </m:sSubSup>
        <m:r>
          <w:rPr>
            <w:rFonts w:ascii="Cambria Math" w:hAnsi="Cambria Math" w:cs="Times New Roman"/>
          </w:rPr>
          <m:t>κ+</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it</m:t>
            </m:r>
          </m:sub>
        </m:sSub>
        <m:r>
          <m:rPr>
            <m:sty m:val="p"/>
          </m:rPr>
          <w:rPr>
            <w:rFonts w:ascii="Cambria Math" w:hAnsi="Cambria Math" w:cs="Times New Roman"/>
          </w:rPr>
          <m:t>.</m:t>
        </m:r>
      </m:oMath>
    </w:p>
    <w:p w14:paraId="6B969774" w14:textId="44CD12F0" w:rsidR="006D6756" w:rsidRPr="009F00A3" w:rsidRDefault="00F9467F" w:rsidP="00D3713E">
      <w:pPr>
        <w:spacing w:line="360" w:lineRule="auto"/>
        <w:jc w:val="both"/>
        <w:rPr>
          <w:rFonts w:ascii="Times New Roman" w:hAnsi="Times New Roman" w:cs="Times New Roman"/>
        </w:rPr>
      </w:pPr>
      <w:r w:rsidRPr="009F00A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oMath>
      <w:r w:rsidRPr="009F00A3">
        <w:rPr>
          <w:rFonts w:ascii="Times New Roman" w:hAnsi="Times New Roman" w:cs="Times New Roman"/>
        </w:rPr>
        <w:t xml:space="preserve">denote either per-adult-equivalent child protein consumption expenditure or child height-for-age z-scores for household </w:t>
      </w:r>
      <m:oMath>
        <m:r>
          <w:rPr>
            <w:rFonts w:ascii="Cambria Math" w:hAnsi="Cambria Math" w:cs="Times New Roman"/>
          </w:rPr>
          <m:t xml:space="preserve">i </m:t>
        </m:r>
      </m:oMath>
      <w:r w:rsidRPr="009F00A3">
        <w:rPr>
          <w:rFonts w:ascii="Times New Roman" w:hAnsi="Times New Roman" w:cs="Times New Roman"/>
        </w:rPr>
        <w:t xml:space="preserve">observed in </w:t>
      </w:r>
      <w:r w:rsidR="00060E49" w:rsidRPr="009F00A3">
        <w:rPr>
          <w:rFonts w:ascii="Times New Roman" w:hAnsi="Times New Roman" w:cs="Times New Roman"/>
        </w:rPr>
        <w:t xml:space="preserve">the </w:t>
      </w:r>
      <w:r w:rsidRPr="009F00A3">
        <w:rPr>
          <w:rFonts w:ascii="Times New Roman" w:hAnsi="Times New Roman" w:cs="Times New Roman"/>
        </w:rPr>
        <w:t xml:space="preserve">survey year </w:t>
      </w:r>
      <m:oMath>
        <m:r>
          <w:rPr>
            <w:rFonts w:ascii="Cambria Math" w:hAnsi="Cambria Math" w:cs="Times New Roman"/>
          </w:rPr>
          <m:t>t</m:t>
        </m:r>
      </m:oMath>
      <w:r w:rsidRPr="009F00A3">
        <w:rPr>
          <w:rFonts w:ascii="Times New Roman" w:hAnsi="Times New Roman" w:cs="Times New Roman"/>
        </w:rPr>
        <w:t xml:space="preserve">. </w:t>
      </w:r>
      <m:oMath>
        <m:r>
          <w:rPr>
            <w:rFonts w:ascii="Cambria Math" w:hAnsi="Cambria Math" w:cs="Times New Roman"/>
          </w:rPr>
          <m:t>in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oMath>
      <w:r w:rsidR="00766826" w:rsidRPr="009F00A3">
        <w:rPr>
          <w:rFonts w:ascii="Times New Roman" w:eastAsiaTheme="minorEastAsia" w:hAnsi="Times New Roman" w:cs="Times New Roman"/>
        </w:rPr>
        <w:t xml:space="preserve"> </w:t>
      </w:r>
      <w:r w:rsidRPr="009F00A3">
        <w:rPr>
          <w:rFonts w:ascii="Times New Roman" w:hAnsi="Times New Roman" w:cs="Times New Roman"/>
        </w:rPr>
        <w:t>denote household agricultural income</w:t>
      </w:r>
      <w:r w:rsidR="00BB021F" w:rsidRPr="009F00A3">
        <w:rPr>
          <w:rFonts w:ascii="Times New Roman" w:hAnsi="Times New Roman" w:cs="Times New Roman"/>
        </w:rPr>
        <w:t xml:space="preserve">, the potentially endogenous variable.  The variable </w:t>
      </w:r>
      <m:oMath>
        <m:r>
          <w:rPr>
            <w:rFonts w:ascii="Cambria Math" w:hAnsi="Cambria Math" w:cs="Times New Roman"/>
          </w:rPr>
          <m:t>shoc</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w:rPr>
            <w:rFonts w:ascii="Cambria Math" w:hAnsi="Cambria Math" w:cs="Times New Roman"/>
          </w:rPr>
          <m:t xml:space="preserve"> </m:t>
        </m:r>
      </m:oMath>
      <w:r w:rsidR="006D6756" w:rsidRPr="009F00A3">
        <w:rPr>
          <w:rFonts w:ascii="Times New Roman" w:hAnsi="Times New Roman" w:cs="Times New Roman"/>
        </w:rPr>
        <w:t>is</w:t>
      </w:r>
      <w:r w:rsidRPr="009F00A3">
        <w:rPr>
          <w:rFonts w:ascii="Times New Roman" w:hAnsi="Times New Roman" w:cs="Times New Roman"/>
        </w:rPr>
        <w:t xml:space="preserve"> a</w:t>
      </w:r>
      <w:r w:rsidR="00482C29" w:rsidRPr="009F00A3">
        <w:rPr>
          <w:rFonts w:ascii="Times New Roman" w:hAnsi="Times New Roman" w:cs="Times New Roman"/>
        </w:rPr>
        <w:t xml:space="preserve"> dummy </w:t>
      </w:r>
      <w:r w:rsidR="00BB021F" w:rsidRPr="009F00A3">
        <w:rPr>
          <w:rFonts w:ascii="Times New Roman" w:hAnsi="Times New Roman" w:cs="Times New Roman"/>
        </w:rPr>
        <w:t>=1 if the household experienced a shock</w:t>
      </w:r>
      <w:r w:rsidR="00537381" w:rsidRPr="009F00A3">
        <w:rPr>
          <w:rFonts w:ascii="Times New Roman" w:hAnsi="Times New Roman" w:cs="Times New Roman"/>
        </w:rPr>
        <w:t xml:space="preserve"> si</w:t>
      </w:r>
      <w:r w:rsidR="00510CAE" w:rsidRPr="009F00A3">
        <w:rPr>
          <w:rFonts w:ascii="Times New Roman" w:hAnsi="Times New Roman" w:cs="Times New Roman"/>
        </w:rPr>
        <w:t>nce the previous year</w:t>
      </w:r>
      <w:r w:rsidR="00060E49" w:rsidRPr="009F00A3">
        <w:rPr>
          <w:rFonts w:ascii="Times New Roman" w:hAnsi="Times New Roman" w:cs="Times New Roman"/>
        </w:rPr>
        <w:t>.</w:t>
      </w:r>
      <w:r w:rsidR="00296097" w:rsidRPr="009F00A3">
        <w:rPr>
          <w:rFonts w:ascii="Times New Roman" w:hAnsi="Times New Roman" w:cs="Times New Roman"/>
        </w:rPr>
        <w:t xml:space="preserve"> The IV,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m:t>
            </m:r>
          </m:sub>
        </m:sSub>
        <m:r>
          <w:rPr>
            <w:rFonts w:ascii="Cambria Math" w:hAnsi="Cambria Math" w:cs="Times New Roman"/>
          </w:rPr>
          <m:t xml:space="preserve"> </m:t>
        </m:r>
      </m:oMath>
      <w:r w:rsidR="00296097" w:rsidRPr="009F00A3">
        <w:rPr>
          <w:rFonts w:ascii="Times New Roman" w:hAnsi="Times New Roman" w:cs="Times New Roman"/>
        </w:rPr>
        <w:t xml:space="preserve">denotes rainfall deviation in the relevant planting month(s) for the household’s location in year </w:t>
      </w:r>
      <m:oMath>
        <m:r>
          <w:rPr>
            <w:rFonts w:ascii="Cambria Math" w:hAnsi="Cambria Math" w:cs="Times New Roman"/>
          </w:rPr>
          <m:t>t</m:t>
        </m:r>
      </m:oMath>
      <w:r w:rsidR="00296097" w:rsidRPr="009F00A3">
        <w:rPr>
          <w:rFonts w:ascii="Times New Roman" w:eastAsiaTheme="minorEastAsia" w:hAnsi="Times New Roman" w:cs="Times New Roman"/>
        </w:rPr>
        <w:t>.</w:t>
      </w:r>
      <w:r w:rsidR="00060E49" w:rsidRPr="009F00A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oMath>
      <w:r w:rsidR="00060E49" w:rsidRPr="009F00A3">
        <w:rPr>
          <w:rFonts w:ascii="Times New Roman" w:hAnsi="Times New Roman" w:cs="Times New Roman"/>
        </w:rPr>
        <w:t xml:space="preserve">is a vector of control variables,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00686D8F" w:rsidRPr="009F00A3">
        <w:rPr>
          <w:rFonts w:ascii="Times New Roman" w:eastAsiaTheme="minorEastAsia" w:hAnsi="Times New Roman" w:cs="Times New Roman"/>
        </w:rPr>
        <w:t xml:space="preserve"> </w:t>
      </w:r>
      <w:r w:rsidR="00060E49" w:rsidRPr="009F00A3">
        <w:rPr>
          <w:rFonts w:ascii="Times New Roman" w:hAnsi="Times New Roman" w:cs="Times New Roman"/>
        </w:rPr>
        <w:t xml:space="preserve">denotes household fixed effects capturing time-invariant unobserved heterogeneity, 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oMath>
      <w:r w:rsidR="00686D8F" w:rsidRPr="009F00A3">
        <w:rPr>
          <w:rFonts w:ascii="Times New Roman" w:eastAsiaTheme="minorEastAsia" w:hAnsi="Times New Roman" w:cs="Times New Roman"/>
        </w:rPr>
        <w:t xml:space="preserve"> </w:t>
      </w:r>
      <w:r w:rsidR="00060E49" w:rsidRPr="009F00A3">
        <w:rPr>
          <w:rFonts w:ascii="Times New Roman" w:hAnsi="Times New Roman" w:cs="Times New Roman"/>
        </w:rPr>
        <w:t>denotes survey-year fixed effects</w:t>
      </w:r>
      <w:r w:rsidR="006D6756" w:rsidRPr="009F00A3">
        <w:rPr>
          <w:rFonts w:ascii="Times New Roman" w:hAnsi="Times New Roman" w:cs="Times New Roman"/>
        </w:rPr>
        <w:t>.</w:t>
      </w:r>
      <w:r w:rsidR="00686D8F" w:rsidRPr="009F00A3">
        <w:rPr>
          <w:rFonts w:ascii="Times New Roman" w:hAnsi="Times New Roman" w:cs="Times New Roman"/>
        </w:rPr>
        <w:t xml:space="preserve"> </w:t>
      </w:r>
      <w:r w:rsidR="005E4916" w:rsidRPr="009F00A3">
        <w:rPr>
          <w:rFonts w:ascii="Times New Roman" w:eastAsiaTheme="minorEastAsia" w:hAnsi="Times New Roman" w:cs="Times New Roman"/>
        </w:rPr>
        <w:t xml:space="preserve">Our </w:t>
      </w:r>
      <w:r w:rsidR="00794D93" w:rsidRPr="009F00A3">
        <w:rPr>
          <w:rFonts w:ascii="Times New Roman" w:hAnsi="Times New Roman" w:cs="Times New Roman"/>
        </w:rPr>
        <w:t>coefficient</w:t>
      </w:r>
      <w:r w:rsidR="005E4916" w:rsidRPr="009F00A3">
        <w:rPr>
          <w:rFonts w:ascii="Times New Roman" w:hAnsi="Times New Roman" w:cs="Times New Roman"/>
        </w:rPr>
        <w:t xml:space="preserve"> </w:t>
      </w:r>
      <w:r w:rsidR="005E4916" w:rsidRPr="009F00A3">
        <w:rPr>
          <w:rFonts w:ascii="Times New Roman" w:eastAsiaTheme="minorEastAsia" w:hAnsi="Times New Roman" w:cs="Times New Roman"/>
        </w:rPr>
        <w:t>of interest</w:t>
      </w:r>
      <w:r w:rsidR="00400F53" w:rsidRPr="009F00A3">
        <w:rPr>
          <w:rFonts w:ascii="Times New Roman" w:eastAsiaTheme="minorEastAsia" w:hAnsi="Times New Roman" w:cs="Times New Roman"/>
        </w:rPr>
        <w:t>,</w:t>
      </w:r>
      <w:r w:rsidR="00794D93" w:rsidRPr="009F00A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oMath>
      <w:r w:rsidR="00400F53" w:rsidRPr="009F00A3">
        <w:rPr>
          <w:rFonts w:ascii="Times New Roman" w:eastAsiaTheme="minorEastAsia" w:hAnsi="Times New Roman" w:cs="Times New Roman"/>
        </w:rPr>
        <w:t>,</w:t>
      </w:r>
      <w:r w:rsidR="005E4916" w:rsidRPr="009F00A3">
        <w:rPr>
          <w:rFonts w:ascii="Times New Roman" w:hAnsi="Times New Roman" w:cs="Times New Roman"/>
        </w:rPr>
        <w:t xml:space="preserve"> </w:t>
      </w:r>
      <w:r w:rsidR="00794D93" w:rsidRPr="009F00A3">
        <w:rPr>
          <w:rFonts w:ascii="Times New Roman" w:hAnsi="Times New Roman" w:cs="Times New Roman"/>
        </w:rPr>
        <w:t xml:space="preserve">captures how adverse production shocks </w:t>
      </w:r>
      <w:r w:rsidR="00296097" w:rsidRPr="009F00A3">
        <w:rPr>
          <w:rFonts w:ascii="Times New Roman" w:hAnsi="Times New Roman" w:cs="Times New Roman"/>
        </w:rPr>
        <w:t xml:space="preserve">affect </w:t>
      </w:r>
      <w:r w:rsidR="00794D93" w:rsidRPr="009F00A3">
        <w:rPr>
          <w:rFonts w:ascii="Times New Roman" w:hAnsi="Times New Roman" w:cs="Times New Roman"/>
        </w:rPr>
        <w:t xml:space="preserve">the income–nutrition gradient. A </w:t>
      </w:r>
      <w:r w:rsidR="00296097" w:rsidRPr="009F00A3">
        <w:rPr>
          <w:rFonts w:ascii="Times New Roman" w:hAnsi="Times New Roman" w:cs="Times New Roman"/>
        </w:rPr>
        <w:t xml:space="preserve">positive </w:t>
      </w:r>
      <w:r w:rsidR="00794D93" w:rsidRPr="009F00A3">
        <w:rPr>
          <w:rFonts w:ascii="Times New Roman" w:hAnsi="Times New Roman" w:cs="Times New Roman"/>
        </w:rPr>
        <w:t xml:space="preserve">estimate of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oMath>
      <w:r w:rsidR="00400F53" w:rsidRPr="009F00A3">
        <w:rPr>
          <w:rFonts w:ascii="Times New Roman" w:eastAsiaTheme="minorEastAsia" w:hAnsi="Times New Roman" w:cs="Times New Roman"/>
        </w:rPr>
        <w:t xml:space="preserve"> </w:t>
      </w:r>
      <w:r w:rsidR="00794D93" w:rsidRPr="009F00A3">
        <w:rPr>
          <w:rFonts w:ascii="Times New Roman" w:hAnsi="Times New Roman" w:cs="Times New Roman"/>
        </w:rPr>
        <w:t>implies that</w:t>
      </w:r>
      <w:r w:rsidR="00492448" w:rsidRPr="009F00A3">
        <w:rPr>
          <w:rFonts w:ascii="Times New Roman" w:hAnsi="Times New Roman" w:cs="Times New Roman"/>
        </w:rPr>
        <w:t xml:space="preserve"> </w:t>
      </w:r>
      <w:r w:rsidR="00173025" w:rsidRPr="009F00A3">
        <w:rPr>
          <w:rFonts w:ascii="Times New Roman" w:hAnsi="Times New Roman" w:cs="Times New Roman"/>
        </w:rPr>
        <w:t>household</w:t>
      </w:r>
      <w:r w:rsidR="00794D93" w:rsidRPr="009F00A3">
        <w:rPr>
          <w:rFonts w:ascii="Times New Roman" w:hAnsi="Times New Roman" w:cs="Times New Roman"/>
        </w:rPr>
        <w:t xml:space="preserve"> income </w:t>
      </w:r>
      <w:r w:rsidR="00173025" w:rsidRPr="009F00A3">
        <w:rPr>
          <w:rFonts w:ascii="Times New Roman" w:hAnsi="Times New Roman" w:cs="Times New Roman"/>
        </w:rPr>
        <w:t xml:space="preserve">is </w:t>
      </w:r>
      <w:r w:rsidR="00296097" w:rsidRPr="009F00A3">
        <w:rPr>
          <w:rFonts w:ascii="Times New Roman" w:hAnsi="Times New Roman" w:cs="Times New Roman"/>
        </w:rPr>
        <w:t>more</w:t>
      </w:r>
      <w:r w:rsidR="00794D93" w:rsidRPr="009F00A3">
        <w:rPr>
          <w:rFonts w:ascii="Times New Roman" w:hAnsi="Times New Roman" w:cs="Times New Roman"/>
        </w:rPr>
        <w:t xml:space="preserve"> effective at improving child nutrition in the aftermath of shocks. </w:t>
      </w:r>
    </w:p>
    <w:p w14:paraId="0DADA32F" w14:textId="29A073F2" w:rsidR="0064396C" w:rsidRDefault="0064396C" w:rsidP="0064396C">
      <w:pPr>
        <w:pStyle w:val="Caption"/>
        <w:rPr>
          <w:ins w:id="30" w:author="Ifeanyi Micheal Obinefo" w:date="2026-04-13T11:52:00Z" w16du:dateUtc="2026-04-13T15:52:00Z"/>
          <w:rFonts w:cs="Times New Roman"/>
        </w:rPr>
      </w:pPr>
      <w:bookmarkStart w:id="31" w:name="_Toc204018818"/>
      <w:ins w:id="32" w:author="Ifeanyi Micheal Obinefo" w:date="2026-04-13T11:35:00Z" w16du:dateUtc="2026-04-13T15:35:00Z">
        <w:r w:rsidRPr="008C7B2D">
          <w:rPr>
            <w:rFonts w:cs="Times New Roman"/>
          </w:rPr>
          <w:lastRenderedPageBreak/>
          <w:t xml:space="preserve">Table </w:t>
        </w:r>
        <w:r w:rsidRPr="008C7B2D">
          <w:rPr>
            <w:rFonts w:cs="Times New Roman"/>
          </w:rPr>
          <w:fldChar w:fldCharType="begin"/>
        </w:r>
        <w:r w:rsidRPr="008C7B2D">
          <w:rPr>
            <w:rFonts w:cs="Times New Roman"/>
          </w:rPr>
          <w:instrText xml:space="preserve"> SEQ Table \* ARABIC </w:instrText>
        </w:r>
        <w:r w:rsidRPr="008C7B2D">
          <w:rPr>
            <w:rFonts w:cs="Times New Roman"/>
          </w:rPr>
          <w:fldChar w:fldCharType="separate"/>
        </w:r>
        <w:r w:rsidRPr="008C7B2D">
          <w:rPr>
            <w:rFonts w:cs="Times New Roman"/>
            <w:noProof/>
          </w:rPr>
          <w:t>1</w:t>
        </w:r>
        <w:r w:rsidRPr="008C7B2D">
          <w:rPr>
            <w:rFonts w:cs="Times New Roman"/>
            <w:noProof/>
          </w:rPr>
          <w:fldChar w:fldCharType="end"/>
        </w:r>
        <w:r w:rsidRPr="008C7B2D">
          <w:rPr>
            <w:rFonts w:cs="Times New Roman"/>
          </w:rPr>
          <w:t xml:space="preserve">. First Stage Regression Results of </w:t>
        </w:r>
      </w:ins>
      <w:ins w:id="33" w:author="Ifeanyi Micheal Obinefo" w:date="2026-04-13T11:58:00Z" w16du:dateUtc="2026-04-13T15:58:00Z">
        <w:r w:rsidR="003919CF">
          <w:rPr>
            <w:rFonts w:cs="Times New Roman"/>
          </w:rPr>
          <w:t xml:space="preserve">the effect of </w:t>
        </w:r>
      </w:ins>
      <w:ins w:id="34" w:author="Ifeanyi Micheal Obinefo" w:date="2026-04-13T11:59:00Z" w16du:dateUtc="2026-04-13T15:59:00Z">
        <w:r w:rsidR="00172060">
          <w:rPr>
            <w:rFonts w:cs="Times New Roman"/>
          </w:rPr>
          <w:t>rainfall</w:t>
        </w:r>
      </w:ins>
      <w:ins w:id="35" w:author="Ifeanyi Micheal Obinefo" w:date="2026-04-13T11:58:00Z" w16du:dateUtc="2026-04-13T15:58:00Z">
        <w:r w:rsidR="003919CF">
          <w:rPr>
            <w:rFonts w:cs="Times New Roman"/>
          </w:rPr>
          <w:t xml:space="preserve"> deviation on </w:t>
        </w:r>
      </w:ins>
      <w:ins w:id="36" w:author="Ifeanyi Micheal Obinefo" w:date="2026-04-13T12:01:00Z" w16du:dateUtc="2026-04-13T16:01:00Z">
        <w:r w:rsidR="00F67802">
          <w:rPr>
            <w:rFonts w:cs="Times New Roman"/>
          </w:rPr>
          <w:t>Value of Harvest</w:t>
        </w:r>
      </w:ins>
      <w:ins w:id="37" w:author="Ifeanyi Micheal Obinefo" w:date="2026-04-13T12:04:00Z" w16du:dateUtc="2026-04-13T16:04:00Z">
        <w:r w:rsidR="00C60B31">
          <w:rPr>
            <w:rFonts w:cs="Times New Roman"/>
          </w:rPr>
          <w:t>,</w:t>
        </w:r>
      </w:ins>
      <w:ins w:id="38" w:author="Ifeanyi Micheal Obinefo" w:date="2026-04-13T12:02:00Z" w16du:dateUtc="2026-04-13T16:02:00Z">
        <w:r w:rsidR="00A74741">
          <w:rPr>
            <w:rFonts w:cs="Times New Roman"/>
          </w:rPr>
          <w:t xml:space="preserve"> the interaction </w:t>
        </w:r>
        <w:r w:rsidR="00D37833">
          <w:rPr>
            <w:rFonts w:cs="Times New Roman"/>
          </w:rPr>
          <w:t>between value of harvest and agricultural shock</w:t>
        </w:r>
      </w:ins>
      <w:ins w:id="39" w:author="Ifeanyi Micheal Obinefo" w:date="2026-04-13T12:04:00Z" w16du:dateUtc="2026-04-13T16:04:00Z">
        <w:r w:rsidR="00C60B31">
          <w:rPr>
            <w:rFonts w:cs="Times New Roman"/>
          </w:rPr>
          <w:t>, the interaction between value of harvest and non-agricultural shock</w:t>
        </w:r>
      </w:ins>
      <w:ins w:id="40" w:author="Ifeanyi Micheal Obinefo" w:date="2026-04-13T11:35:00Z" w16du:dateUtc="2026-04-13T15:35:00Z">
        <w:r w:rsidRPr="008C7B2D">
          <w:rPr>
            <w:rFonts w:cs="Times New Roman"/>
          </w:rPr>
          <w:t>.</w:t>
        </w:r>
      </w:ins>
      <w:bookmarkEnd w:id="3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41" w:author="Ifeanyi Micheal Obinefo" w:date="2026-04-13T19:38:00Z" w16du:dateUtc="2026-04-13T23:38:00Z">
          <w:tblPr>
            <w:tblStyle w:val="TableGrid"/>
            <w:tblW w:w="0" w:type="auto"/>
            <w:tblLook w:val="04A0" w:firstRow="1" w:lastRow="0" w:firstColumn="1" w:lastColumn="0" w:noHBand="0" w:noVBand="1"/>
          </w:tblPr>
        </w:tblPrChange>
      </w:tblPr>
      <w:tblGrid>
        <w:gridCol w:w="3237"/>
        <w:gridCol w:w="3237"/>
        <w:gridCol w:w="3238"/>
        <w:gridCol w:w="3238"/>
        <w:tblGridChange w:id="42">
          <w:tblGrid>
            <w:gridCol w:w="10"/>
            <w:gridCol w:w="3227"/>
            <w:gridCol w:w="10"/>
            <w:gridCol w:w="3227"/>
            <w:gridCol w:w="10"/>
            <w:gridCol w:w="3228"/>
            <w:gridCol w:w="10"/>
            <w:gridCol w:w="3228"/>
            <w:gridCol w:w="10"/>
          </w:tblGrid>
        </w:tblGridChange>
      </w:tblGrid>
      <w:tr w:rsidR="00135747" w14:paraId="42BE6F72" w14:textId="77777777" w:rsidTr="00510533">
        <w:trPr>
          <w:ins w:id="43" w:author="Ifeanyi Micheal Obinefo" w:date="2026-04-13T11:58:00Z"/>
          <w:trPrChange w:id="44" w:author="Ifeanyi Micheal Obinefo" w:date="2026-04-13T19:38:00Z" w16du:dateUtc="2026-04-13T23:38:00Z">
            <w:trPr>
              <w:gridBefore w:val="1"/>
            </w:trPr>
          </w:trPrChange>
        </w:trPr>
        <w:tc>
          <w:tcPr>
            <w:tcW w:w="3237" w:type="dxa"/>
            <w:tcBorders>
              <w:top w:val="single" w:sz="4" w:space="0" w:color="auto"/>
              <w:bottom w:val="single" w:sz="4" w:space="0" w:color="auto"/>
            </w:tcBorders>
            <w:tcPrChange w:id="45" w:author="Ifeanyi Micheal Obinefo" w:date="2026-04-13T19:38:00Z" w16du:dateUtc="2026-04-13T23:38:00Z">
              <w:tcPr>
                <w:tcW w:w="3237" w:type="dxa"/>
                <w:gridSpan w:val="2"/>
              </w:tcPr>
            </w:tcPrChange>
          </w:tcPr>
          <w:p w14:paraId="1B52093A" w14:textId="1C2E6E4D" w:rsidR="00135747" w:rsidRDefault="00AE326B" w:rsidP="0064396C">
            <w:pPr>
              <w:pStyle w:val="Caption"/>
              <w:rPr>
                <w:ins w:id="46" w:author="Ifeanyi Micheal Obinefo" w:date="2026-04-13T11:58:00Z" w16du:dateUtc="2026-04-13T15:58:00Z"/>
                <w:rFonts w:cs="Times New Roman"/>
                <w:b/>
                <w:bCs w:val="0"/>
              </w:rPr>
            </w:pPr>
            <w:ins w:id="47" w:author="Ifeanyi Micheal Obinefo" w:date="2026-04-13T12:03:00Z" w16du:dateUtc="2026-04-13T16:03:00Z">
              <w:r>
                <w:rPr>
                  <w:rFonts w:cs="Times New Roman"/>
                  <w:b/>
                  <w:bCs w:val="0"/>
                </w:rPr>
                <w:t>Dependent Variable</w:t>
              </w:r>
            </w:ins>
            <w:ins w:id="48" w:author="Ifeanyi Micheal Obinefo" w:date="2026-04-13T12:04:00Z" w16du:dateUtc="2026-04-13T16:04:00Z">
              <w:r w:rsidR="00C60B31">
                <w:rPr>
                  <w:rFonts w:cs="Times New Roman"/>
                  <w:b/>
                  <w:bCs w:val="0"/>
                </w:rPr>
                <w:t xml:space="preserve">: </w:t>
              </w:r>
            </w:ins>
          </w:p>
        </w:tc>
        <w:tc>
          <w:tcPr>
            <w:tcW w:w="3237" w:type="dxa"/>
            <w:tcBorders>
              <w:top w:val="single" w:sz="4" w:space="0" w:color="auto"/>
              <w:bottom w:val="single" w:sz="4" w:space="0" w:color="auto"/>
            </w:tcBorders>
            <w:tcPrChange w:id="49" w:author="Ifeanyi Micheal Obinefo" w:date="2026-04-13T19:38:00Z" w16du:dateUtc="2026-04-13T23:38:00Z">
              <w:tcPr>
                <w:tcW w:w="3237" w:type="dxa"/>
                <w:gridSpan w:val="2"/>
              </w:tcPr>
            </w:tcPrChange>
          </w:tcPr>
          <w:p w14:paraId="3538BCCE" w14:textId="55B76631" w:rsidR="00135747" w:rsidRDefault="00AC62C4" w:rsidP="0064396C">
            <w:pPr>
              <w:pStyle w:val="Caption"/>
              <w:rPr>
                <w:ins w:id="50" w:author="Ifeanyi Micheal Obinefo" w:date="2026-04-13T11:58:00Z" w16du:dateUtc="2026-04-13T15:58:00Z"/>
                <w:rFonts w:cs="Times New Roman"/>
                <w:b/>
                <w:bCs w:val="0"/>
              </w:rPr>
            </w:pPr>
            <w:ins w:id="51" w:author="Ifeanyi Micheal Obinefo" w:date="2026-04-13T12:05:00Z" w16du:dateUtc="2026-04-13T16:05:00Z">
              <w:r>
                <w:rPr>
                  <w:rFonts w:cs="Times New Roman"/>
                  <w:b/>
                  <w:bCs w:val="0"/>
                </w:rPr>
                <w:t xml:space="preserve">Ag </w:t>
              </w:r>
              <w:r w:rsidR="006763CC">
                <w:rPr>
                  <w:rFonts w:cs="Times New Roman"/>
                  <w:b/>
                  <w:bCs w:val="0"/>
                </w:rPr>
                <w:t>Income</w:t>
              </w:r>
            </w:ins>
          </w:p>
        </w:tc>
        <w:tc>
          <w:tcPr>
            <w:tcW w:w="3238" w:type="dxa"/>
            <w:tcBorders>
              <w:top w:val="single" w:sz="4" w:space="0" w:color="auto"/>
              <w:bottom w:val="single" w:sz="4" w:space="0" w:color="auto"/>
            </w:tcBorders>
            <w:tcPrChange w:id="52" w:author="Ifeanyi Micheal Obinefo" w:date="2026-04-13T19:38:00Z" w16du:dateUtc="2026-04-13T23:38:00Z">
              <w:tcPr>
                <w:tcW w:w="3238" w:type="dxa"/>
                <w:gridSpan w:val="2"/>
              </w:tcPr>
            </w:tcPrChange>
          </w:tcPr>
          <w:p w14:paraId="5CAFF04B" w14:textId="1093F766" w:rsidR="00135747" w:rsidRDefault="006763CC" w:rsidP="0064396C">
            <w:pPr>
              <w:pStyle w:val="Caption"/>
              <w:rPr>
                <w:ins w:id="53" w:author="Ifeanyi Micheal Obinefo" w:date="2026-04-13T11:58:00Z" w16du:dateUtc="2026-04-13T15:58:00Z"/>
                <w:rFonts w:cs="Times New Roman"/>
                <w:b/>
                <w:bCs w:val="0"/>
              </w:rPr>
            </w:pPr>
            <w:ins w:id="54" w:author="Ifeanyi Micheal Obinefo" w:date="2026-04-13T12:05:00Z" w16du:dateUtc="2026-04-13T16:05:00Z">
              <w:r>
                <w:rPr>
                  <w:rFonts w:cs="Times New Roman"/>
                  <w:b/>
                  <w:bCs w:val="0"/>
                </w:rPr>
                <w:t>Ag income and Ag Shock</w:t>
              </w:r>
            </w:ins>
          </w:p>
        </w:tc>
        <w:tc>
          <w:tcPr>
            <w:tcW w:w="3238" w:type="dxa"/>
            <w:tcBorders>
              <w:top w:val="single" w:sz="4" w:space="0" w:color="auto"/>
              <w:bottom w:val="single" w:sz="4" w:space="0" w:color="auto"/>
            </w:tcBorders>
            <w:tcPrChange w:id="55" w:author="Ifeanyi Micheal Obinefo" w:date="2026-04-13T19:38:00Z" w16du:dateUtc="2026-04-13T23:38:00Z">
              <w:tcPr>
                <w:tcW w:w="3238" w:type="dxa"/>
                <w:gridSpan w:val="2"/>
              </w:tcPr>
            </w:tcPrChange>
          </w:tcPr>
          <w:p w14:paraId="64A255B2" w14:textId="15FD7421" w:rsidR="00135747" w:rsidRDefault="006763CC" w:rsidP="0064396C">
            <w:pPr>
              <w:pStyle w:val="Caption"/>
              <w:rPr>
                <w:ins w:id="56" w:author="Ifeanyi Micheal Obinefo" w:date="2026-04-13T11:58:00Z" w16du:dateUtc="2026-04-13T15:58:00Z"/>
                <w:rFonts w:cs="Times New Roman"/>
                <w:b/>
                <w:bCs w:val="0"/>
              </w:rPr>
            </w:pPr>
            <w:ins w:id="57" w:author="Ifeanyi Micheal Obinefo" w:date="2026-04-13T12:05:00Z" w16du:dateUtc="2026-04-13T16:05:00Z">
              <w:r>
                <w:rPr>
                  <w:rFonts w:cs="Times New Roman"/>
                  <w:b/>
                  <w:bCs w:val="0"/>
                </w:rPr>
                <w:t>Ag income and Non-Ag Shock</w:t>
              </w:r>
            </w:ins>
          </w:p>
        </w:tc>
      </w:tr>
      <w:tr w:rsidR="008C7CA4" w14:paraId="10AA3784" w14:textId="77777777" w:rsidTr="00510533">
        <w:trPr>
          <w:ins w:id="58" w:author="Ifeanyi Micheal Obinefo" w:date="2026-04-13T11:58:00Z"/>
          <w:trPrChange w:id="59" w:author="Ifeanyi Micheal Obinefo" w:date="2026-04-13T19:38:00Z" w16du:dateUtc="2026-04-13T23:38:00Z">
            <w:trPr>
              <w:gridBefore w:val="1"/>
            </w:trPr>
          </w:trPrChange>
        </w:trPr>
        <w:tc>
          <w:tcPr>
            <w:tcW w:w="3237" w:type="dxa"/>
            <w:tcBorders>
              <w:top w:val="single" w:sz="4" w:space="0" w:color="auto"/>
            </w:tcBorders>
            <w:tcPrChange w:id="60" w:author="Ifeanyi Micheal Obinefo" w:date="2026-04-13T19:38:00Z" w16du:dateUtc="2026-04-13T23:38:00Z">
              <w:tcPr>
                <w:tcW w:w="3237" w:type="dxa"/>
                <w:gridSpan w:val="2"/>
              </w:tcPr>
            </w:tcPrChange>
          </w:tcPr>
          <w:p w14:paraId="1EC643D4" w14:textId="5D1D58F6" w:rsidR="008C7CA4" w:rsidRPr="00AA29AD" w:rsidRDefault="008C7CA4" w:rsidP="008C7CA4">
            <w:pPr>
              <w:pStyle w:val="Caption"/>
              <w:rPr>
                <w:ins w:id="61" w:author="Ifeanyi Micheal Obinefo" w:date="2026-04-13T11:58:00Z" w16du:dateUtc="2026-04-13T15:58:00Z"/>
                <w:rFonts w:cs="Times New Roman"/>
                <w:rPrChange w:id="62" w:author="Ifeanyi Micheal Obinefo" w:date="2026-04-13T12:09:00Z" w16du:dateUtc="2026-04-13T16:09:00Z">
                  <w:rPr>
                    <w:ins w:id="63" w:author="Ifeanyi Micheal Obinefo" w:date="2026-04-13T11:58:00Z" w16du:dateUtc="2026-04-13T15:58:00Z"/>
                    <w:rFonts w:cs="Times New Roman"/>
                    <w:b/>
                    <w:bCs w:val="0"/>
                  </w:rPr>
                </w:rPrChange>
              </w:rPr>
            </w:pPr>
            <w:ins w:id="64" w:author="Ifeanyi Micheal Obinefo" w:date="2026-04-13T12:06:00Z" w16du:dateUtc="2026-04-13T16:06:00Z">
              <w:r w:rsidRPr="00AA29AD">
                <w:rPr>
                  <w:rFonts w:cs="Times New Roman"/>
                  <w:rPrChange w:id="65" w:author="Ifeanyi Micheal Obinefo" w:date="2026-04-13T12:09:00Z" w16du:dateUtc="2026-04-13T16:09:00Z">
                    <w:rPr>
                      <w:rFonts w:cs="Times New Roman"/>
                      <w:b/>
                      <w:bCs w:val="0"/>
                    </w:rPr>
                  </w:rPrChange>
                </w:rPr>
                <w:t>Rainfall Deviation in Mar-June</w:t>
              </w:r>
            </w:ins>
          </w:p>
        </w:tc>
        <w:tc>
          <w:tcPr>
            <w:tcW w:w="3237" w:type="dxa"/>
            <w:tcBorders>
              <w:top w:val="single" w:sz="4" w:space="0" w:color="auto"/>
            </w:tcBorders>
            <w:tcPrChange w:id="66" w:author="Ifeanyi Micheal Obinefo" w:date="2026-04-13T19:38:00Z" w16du:dateUtc="2026-04-13T23:38:00Z">
              <w:tcPr>
                <w:tcW w:w="3237" w:type="dxa"/>
                <w:gridSpan w:val="2"/>
              </w:tcPr>
            </w:tcPrChange>
          </w:tcPr>
          <w:p w14:paraId="097504A9" w14:textId="0204D3EA" w:rsidR="008C7CA4" w:rsidRPr="00AA29AD" w:rsidRDefault="008C7CA4" w:rsidP="008C7CA4">
            <w:pPr>
              <w:pStyle w:val="Caption"/>
              <w:rPr>
                <w:ins w:id="67" w:author="Ifeanyi Micheal Obinefo" w:date="2026-04-13T12:08:00Z" w16du:dateUtc="2026-04-13T16:08:00Z"/>
                <w:rFonts w:cs="Times New Roman"/>
                <w:rPrChange w:id="68" w:author="Ifeanyi Micheal Obinefo" w:date="2026-04-13T12:09:00Z" w16du:dateUtc="2026-04-13T16:09:00Z">
                  <w:rPr>
                    <w:ins w:id="69" w:author="Ifeanyi Micheal Obinefo" w:date="2026-04-13T12:08:00Z" w16du:dateUtc="2026-04-13T16:08:00Z"/>
                    <w:rFonts w:cs="Times New Roman"/>
                    <w:b/>
                    <w:bCs w:val="0"/>
                  </w:rPr>
                </w:rPrChange>
              </w:rPr>
            </w:pPr>
            <w:ins w:id="70" w:author="Ifeanyi Micheal Obinefo" w:date="2026-04-13T12:08:00Z" w16du:dateUtc="2026-04-13T16:08:00Z">
              <w:r w:rsidRPr="00AA29AD">
                <w:rPr>
                  <w:rFonts w:cs="Times New Roman"/>
                  <w:rPrChange w:id="71" w:author="Ifeanyi Micheal Obinefo" w:date="2026-04-13T12:09:00Z" w16du:dateUtc="2026-04-13T16:09:00Z">
                    <w:rPr>
                      <w:rFonts w:cs="Times New Roman"/>
                      <w:b/>
                      <w:bCs w:val="0"/>
                    </w:rPr>
                  </w:rPrChange>
                </w:rPr>
                <w:t>-0.002**</w:t>
              </w:r>
            </w:ins>
          </w:p>
          <w:p w14:paraId="3724E692" w14:textId="4F91CD5D" w:rsidR="008C7CA4" w:rsidRPr="00AA29AD" w:rsidRDefault="008C7CA4" w:rsidP="008C7CA4">
            <w:pPr>
              <w:pStyle w:val="Caption"/>
              <w:rPr>
                <w:ins w:id="72" w:author="Ifeanyi Micheal Obinefo" w:date="2026-04-13T11:58:00Z" w16du:dateUtc="2026-04-13T15:58:00Z"/>
                <w:rFonts w:cs="Times New Roman"/>
                <w:rPrChange w:id="73" w:author="Ifeanyi Micheal Obinefo" w:date="2026-04-13T12:09:00Z" w16du:dateUtc="2026-04-13T16:09:00Z">
                  <w:rPr>
                    <w:ins w:id="74" w:author="Ifeanyi Micheal Obinefo" w:date="2026-04-13T11:58:00Z" w16du:dateUtc="2026-04-13T15:58:00Z"/>
                    <w:rFonts w:cs="Times New Roman"/>
                    <w:b/>
                    <w:bCs w:val="0"/>
                  </w:rPr>
                </w:rPrChange>
              </w:rPr>
            </w:pPr>
            <w:ins w:id="75" w:author="Ifeanyi Micheal Obinefo" w:date="2026-04-13T12:08:00Z" w16du:dateUtc="2026-04-13T16:08:00Z">
              <w:r w:rsidRPr="00AA29AD">
                <w:rPr>
                  <w:rFonts w:cs="Times New Roman"/>
                  <w:rPrChange w:id="76" w:author="Ifeanyi Micheal Obinefo" w:date="2026-04-13T12:09:00Z" w16du:dateUtc="2026-04-13T16:09:00Z">
                    <w:rPr>
                      <w:rFonts w:cs="Times New Roman"/>
                      <w:b/>
                      <w:bCs w:val="0"/>
                    </w:rPr>
                  </w:rPrChange>
                </w:rPr>
                <w:t>(0.00)</w:t>
              </w:r>
            </w:ins>
          </w:p>
        </w:tc>
        <w:tc>
          <w:tcPr>
            <w:tcW w:w="3238" w:type="dxa"/>
            <w:tcBorders>
              <w:top w:val="single" w:sz="4" w:space="0" w:color="auto"/>
            </w:tcBorders>
            <w:tcPrChange w:id="77" w:author="Ifeanyi Micheal Obinefo" w:date="2026-04-13T19:38:00Z" w16du:dateUtc="2026-04-13T23:38:00Z">
              <w:tcPr>
                <w:tcW w:w="3238" w:type="dxa"/>
                <w:gridSpan w:val="2"/>
              </w:tcPr>
            </w:tcPrChange>
          </w:tcPr>
          <w:p w14:paraId="0C5E9150" w14:textId="698F83B3" w:rsidR="008C7CA4" w:rsidRPr="00AA29AD" w:rsidRDefault="008C7CA4" w:rsidP="008C7CA4">
            <w:pPr>
              <w:pStyle w:val="Caption"/>
              <w:rPr>
                <w:ins w:id="78" w:author="Ifeanyi Micheal Obinefo" w:date="2026-04-13T12:09:00Z" w16du:dateUtc="2026-04-13T16:09:00Z"/>
                <w:rFonts w:cs="Times New Roman"/>
                <w:rPrChange w:id="79" w:author="Ifeanyi Micheal Obinefo" w:date="2026-04-13T12:09:00Z" w16du:dateUtc="2026-04-13T16:09:00Z">
                  <w:rPr>
                    <w:ins w:id="80" w:author="Ifeanyi Micheal Obinefo" w:date="2026-04-13T12:09:00Z" w16du:dateUtc="2026-04-13T16:09:00Z"/>
                    <w:rFonts w:cs="Times New Roman"/>
                    <w:b/>
                    <w:bCs w:val="0"/>
                  </w:rPr>
                </w:rPrChange>
              </w:rPr>
            </w:pPr>
            <w:ins w:id="81" w:author="Ifeanyi Micheal Obinefo" w:date="2026-04-13T12:09:00Z" w16du:dateUtc="2026-04-13T16:09:00Z">
              <w:r w:rsidRPr="00AA29AD">
                <w:rPr>
                  <w:rFonts w:cs="Times New Roman"/>
                  <w:rPrChange w:id="82" w:author="Ifeanyi Micheal Obinefo" w:date="2026-04-13T12:09:00Z" w16du:dateUtc="2026-04-13T16:09:00Z">
                    <w:rPr>
                      <w:rFonts w:cs="Times New Roman"/>
                      <w:b/>
                      <w:bCs w:val="0"/>
                    </w:rPr>
                  </w:rPrChange>
                </w:rPr>
                <w:t>-0.001</w:t>
              </w:r>
            </w:ins>
          </w:p>
          <w:p w14:paraId="1DAE3E9E" w14:textId="22F9529A" w:rsidR="008C7CA4" w:rsidRPr="00AA29AD" w:rsidRDefault="008C7CA4" w:rsidP="008C7CA4">
            <w:pPr>
              <w:pStyle w:val="Caption"/>
              <w:rPr>
                <w:ins w:id="83" w:author="Ifeanyi Micheal Obinefo" w:date="2026-04-13T11:58:00Z" w16du:dateUtc="2026-04-13T15:58:00Z"/>
                <w:rFonts w:cs="Times New Roman"/>
                <w:rPrChange w:id="84" w:author="Ifeanyi Micheal Obinefo" w:date="2026-04-13T12:09:00Z" w16du:dateUtc="2026-04-13T16:09:00Z">
                  <w:rPr>
                    <w:ins w:id="85" w:author="Ifeanyi Micheal Obinefo" w:date="2026-04-13T11:58:00Z" w16du:dateUtc="2026-04-13T15:58:00Z"/>
                    <w:rFonts w:cs="Times New Roman"/>
                    <w:b/>
                    <w:bCs w:val="0"/>
                  </w:rPr>
                </w:rPrChange>
              </w:rPr>
            </w:pPr>
            <w:ins w:id="86" w:author="Ifeanyi Micheal Obinefo" w:date="2026-04-13T12:09:00Z" w16du:dateUtc="2026-04-13T16:09:00Z">
              <w:r w:rsidRPr="00AA29AD">
                <w:rPr>
                  <w:rFonts w:cs="Times New Roman"/>
                  <w:rPrChange w:id="87" w:author="Ifeanyi Micheal Obinefo" w:date="2026-04-13T12:09:00Z" w16du:dateUtc="2026-04-13T16:09:00Z">
                    <w:rPr>
                      <w:rFonts w:cs="Times New Roman"/>
                      <w:b/>
                      <w:bCs w:val="0"/>
                    </w:rPr>
                  </w:rPrChange>
                </w:rPr>
                <w:t>(0.00)</w:t>
              </w:r>
            </w:ins>
          </w:p>
        </w:tc>
        <w:tc>
          <w:tcPr>
            <w:tcW w:w="3238" w:type="dxa"/>
            <w:tcBorders>
              <w:top w:val="single" w:sz="4" w:space="0" w:color="auto"/>
            </w:tcBorders>
            <w:tcPrChange w:id="88" w:author="Ifeanyi Micheal Obinefo" w:date="2026-04-13T19:38:00Z" w16du:dateUtc="2026-04-13T23:38:00Z">
              <w:tcPr>
                <w:tcW w:w="3238" w:type="dxa"/>
                <w:gridSpan w:val="2"/>
              </w:tcPr>
            </w:tcPrChange>
          </w:tcPr>
          <w:p w14:paraId="03EBF9DF" w14:textId="1405BF2A" w:rsidR="008C7CA4" w:rsidRPr="00AA29AD" w:rsidRDefault="008C7CA4" w:rsidP="008C7CA4">
            <w:pPr>
              <w:pStyle w:val="Caption"/>
              <w:rPr>
                <w:ins w:id="89" w:author="Ifeanyi Micheal Obinefo" w:date="2026-04-13T12:09:00Z" w16du:dateUtc="2026-04-13T16:09:00Z"/>
                <w:rFonts w:cs="Times New Roman"/>
                <w:rPrChange w:id="90" w:author="Ifeanyi Micheal Obinefo" w:date="2026-04-13T12:09:00Z" w16du:dateUtc="2026-04-13T16:09:00Z">
                  <w:rPr>
                    <w:ins w:id="91" w:author="Ifeanyi Micheal Obinefo" w:date="2026-04-13T12:09:00Z" w16du:dateUtc="2026-04-13T16:09:00Z"/>
                    <w:rFonts w:cs="Times New Roman"/>
                    <w:b/>
                    <w:bCs w:val="0"/>
                  </w:rPr>
                </w:rPrChange>
              </w:rPr>
            </w:pPr>
            <w:ins w:id="92" w:author="Ifeanyi Micheal Obinefo" w:date="2026-04-13T12:09:00Z" w16du:dateUtc="2026-04-13T16:09:00Z">
              <w:r w:rsidRPr="00AA29AD">
                <w:rPr>
                  <w:rFonts w:cs="Times New Roman"/>
                  <w:rPrChange w:id="93" w:author="Ifeanyi Micheal Obinefo" w:date="2026-04-13T12:09:00Z" w16du:dateUtc="2026-04-13T16:09:00Z">
                    <w:rPr>
                      <w:rFonts w:cs="Times New Roman"/>
                      <w:b/>
                      <w:bCs w:val="0"/>
                    </w:rPr>
                  </w:rPrChange>
                </w:rPr>
                <w:t>-0.001</w:t>
              </w:r>
            </w:ins>
          </w:p>
          <w:p w14:paraId="40A4E321" w14:textId="0EDD8D0C" w:rsidR="008C7CA4" w:rsidRPr="00AA29AD" w:rsidRDefault="008C7CA4" w:rsidP="008C7CA4">
            <w:pPr>
              <w:pStyle w:val="Caption"/>
              <w:rPr>
                <w:ins w:id="94" w:author="Ifeanyi Micheal Obinefo" w:date="2026-04-13T11:58:00Z" w16du:dateUtc="2026-04-13T15:58:00Z"/>
                <w:rFonts w:cs="Times New Roman"/>
                <w:rPrChange w:id="95" w:author="Ifeanyi Micheal Obinefo" w:date="2026-04-13T12:09:00Z" w16du:dateUtc="2026-04-13T16:09:00Z">
                  <w:rPr>
                    <w:ins w:id="96" w:author="Ifeanyi Micheal Obinefo" w:date="2026-04-13T11:58:00Z" w16du:dateUtc="2026-04-13T15:58:00Z"/>
                    <w:rFonts w:cs="Times New Roman"/>
                    <w:b/>
                    <w:bCs w:val="0"/>
                  </w:rPr>
                </w:rPrChange>
              </w:rPr>
            </w:pPr>
            <w:ins w:id="97" w:author="Ifeanyi Micheal Obinefo" w:date="2026-04-13T12:09:00Z" w16du:dateUtc="2026-04-13T16:09:00Z">
              <w:r w:rsidRPr="00AA29AD">
                <w:rPr>
                  <w:rFonts w:cs="Times New Roman"/>
                  <w:rPrChange w:id="98" w:author="Ifeanyi Micheal Obinefo" w:date="2026-04-13T12:09:00Z" w16du:dateUtc="2026-04-13T16:09:00Z">
                    <w:rPr>
                      <w:rFonts w:cs="Times New Roman"/>
                      <w:b/>
                      <w:bCs w:val="0"/>
                    </w:rPr>
                  </w:rPrChange>
                </w:rPr>
                <w:t>(0.00)</w:t>
              </w:r>
            </w:ins>
          </w:p>
        </w:tc>
      </w:tr>
      <w:tr w:rsidR="008C7CA4" w14:paraId="3C62E02E" w14:textId="77777777" w:rsidTr="00510533">
        <w:trPr>
          <w:ins w:id="99" w:author="Ifeanyi Micheal Obinefo" w:date="2026-04-13T11:58:00Z"/>
          <w:trPrChange w:id="100" w:author="Ifeanyi Micheal Obinefo" w:date="2026-04-13T19:39:00Z" w16du:dateUtc="2026-04-13T23:39:00Z">
            <w:trPr>
              <w:gridBefore w:val="1"/>
            </w:trPr>
          </w:trPrChange>
        </w:trPr>
        <w:tc>
          <w:tcPr>
            <w:tcW w:w="3237" w:type="dxa"/>
            <w:tcBorders>
              <w:bottom w:val="single" w:sz="4" w:space="0" w:color="auto"/>
            </w:tcBorders>
            <w:tcPrChange w:id="101" w:author="Ifeanyi Micheal Obinefo" w:date="2026-04-13T19:39:00Z" w16du:dateUtc="2026-04-13T23:39:00Z">
              <w:tcPr>
                <w:tcW w:w="3237" w:type="dxa"/>
                <w:gridSpan w:val="2"/>
              </w:tcPr>
            </w:tcPrChange>
          </w:tcPr>
          <w:p w14:paraId="6D208437" w14:textId="0188AD7E" w:rsidR="008C7CA4" w:rsidRPr="00AA29AD" w:rsidRDefault="008C7CA4" w:rsidP="008C7CA4">
            <w:pPr>
              <w:pStyle w:val="Caption"/>
              <w:rPr>
                <w:ins w:id="102" w:author="Ifeanyi Micheal Obinefo" w:date="2026-04-13T11:58:00Z" w16du:dateUtc="2026-04-13T15:58:00Z"/>
                <w:rFonts w:cs="Times New Roman"/>
                <w:rPrChange w:id="103" w:author="Ifeanyi Micheal Obinefo" w:date="2026-04-13T12:09:00Z" w16du:dateUtc="2026-04-13T16:09:00Z">
                  <w:rPr>
                    <w:ins w:id="104" w:author="Ifeanyi Micheal Obinefo" w:date="2026-04-13T11:58:00Z" w16du:dateUtc="2026-04-13T15:58:00Z"/>
                    <w:rFonts w:cs="Times New Roman"/>
                    <w:b/>
                    <w:bCs w:val="0"/>
                  </w:rPr>
                </w:rPrChange>
              </w:rPr>
            </w:pPr>
            <w:ins w:id="105" w:author="Ifeanyi Micheal Obinefo" w:date="2026-04-13T12:06:00Z" w16du:dateUtc="2026-04-13T16:06:00Z">
              <w:r w:rsidRPr="00AA29AD">
                <w:rPr>
                  <w:rFonts w:cs="Times New Roman"/>
                  <w:rPrChange w:id="106" w:author="Ifeanyi Micheal Obinefo" w:date="2026-04-13T12:09:00Z" w16du:dateUtc="2026-04-13T16:09:00Z">
                    <w:rPr>
                      <w:rFonts w:cs="Times New Roman"/>
                      <w:b/>
                      <w:bCs w:val="0"/>
                    </w:rPr>
                  </w:rPrChange>
                </w:rPr>
                <w:t>Rainfall Deviation in Aug-Nov</w:t>
              </w:r>
            </w:ins>
          </w:p>
        </w:tc>
        <w:tc>
          <w:tcPr>
            <w:tcW w:w="3237" w:type="dxa"/>
            <w:tcBorders>
              <w:bottom w:val="single" w:sz="4" w:space="0" w:color="auto"/>
            </w:tcBorders>
            <w:tcPrChange w:id="107" w:author="Ifeanyi Micheal Obinefo" w:date="2026-04-13T19:39:00Z" w16du:dateUtc="2026-04-13T23:39:00Z">
              <w:tcPr>
                <w:tcW w:w="3237" w:type="dxa"/>
                <w:gridSpan w:val="2"/>
              </w:tcPr>
            </w:tcPrChange>
          </w:tcPr>
          <w:p w14:paraId="692BBDEE" w14:textId="01653B86" w:rsidR="008C7CA4" w:rsidRPr="00AA29AD" w:rsidRDefault="008C7CA4" w:rsidP="008C7CA4">
            <w:pPr>
              <w:pStyle w:val="Caption"/>
              <w:rPr>
                <w:ins w:id="108" w:author="Ifeanyi Micheal Obinefo" w:date="2026-04-13T12:08:00Z" w16du:dateUtc="2026-04-13T16:08:00Z"/>
                <w:rFonts w:cs="Times New Roman"/>
                <w:rPrChange w:id="109" w:author="Ifeanyi Micheal Obinefo" w:date="2026-04-13T12:09:00Z" w16du:dateUtc="2026-04-13T16:09:00Z">
                  <w:rPr>
                    <w:ins w:id="110" w:author="Ifeanyi Micheal Obinefo" w:date="2026-04-13T12:08:00Z" w16du:dateUtc="2026-04-13T16:08:00Z"/>
                    <w:rFonts w:cs="Times New Roman"/>
                    <w:b/>
                    <w:bCs w:val="0"/>
                  </w:rPr>
                </w:rPrChange>
              </w:rPr>
            </w:pPr>
            <w:ins w:id="111" w:author="Ifeanyi Micheal Obinefo" w:date="2026-04-13T12:08:00Z" w16du:dateUtc="2026-04-13T16:08:00Z">
              <w:r w:rsidRPr="00AA29AD">
                <w:rPr>
                  <w:rFonts w:cs="Times New Roman"/>
                  <w:rPrChange w:id="112" w:author="Ifeanyi Micheal Obinefo" w:date="2026-04-13T12:09:00Z" w16du:dateUtc="2026-04-13T16:09:00Z">
                    <w:rPr>
                      <w:rFonts w:cs="Times New Roman"/>
                      <w:b/>
                      <w:bCs w:val="0"/>
                    </w:rPr>
                  </w:rPrChange>
                </w:rPr>
                <w:t>-0.002***</w:t>
              </w:r>
            </w:ins>
          </w:p>
          <w:p w14:paraId="137D13D7" w14:textId="4E2246ED" w:rsidR="008C7CA4" w:rsidRPr="00AA29AD" w:rsidRDefault="008C7CA4" w:rsidP="008C7CA4">
            <w:pPr>
              <w:pStyle w:val="Caption"/>
              <w:rPr>
                <w:ins w:id="113" w:author="Ifeanyi Micheal Obinefo" w:date="2026-04-13T11:58:00Z" w16du:dateUtc="2026-04-13T15:58:00Z"/>
                <w:rFonts w:cs="Times New Roman"/>
                <w:rPrChange w:id="114" w:author="Ifeanyi Micheal Obinefo" w:date="2026-04-13T12:09:00Z" w16du:dateUtc="2026-04-13T16:09:00Z">
                  <w:rPr>
                    <w:ins w:id="115" w:author="Ifeanyi Micheal Obinefo" w:date="2026-04-13T11:58:00Z" w16du:dateUtc="2026-04-13T15:58:00Z"/>
                    <w:rFonts w:cs="Times New Roman"/>
                    <w:b/>
                    <w:bCs w:val="0"/>
                  </w:rPr>
                </w:rPrChange>
              </w:rPr>
            </w:pPr>
            <w:ins w:id="116" w:author="Ifeanyi Micheal Obinefo" w:date="2026-04-13T12:08:00Z" w16du:dateUtc="2026-04-13T16:08:00Z">
              <w:r w:rsidRPr="00AA29AD">
                <w:rPr>
                  <w:rFonts w:cs="Times New Roman"/>
                  <w:rPrChange w:id="117" w:author="Ifeanyi Micheal Obinefo" w:date="2026-04-13T12:09:00Z" w16du:dateUtc="2026-04-13T16:09:00Z">
                    <w:rPr>
                      <w:rFonts w:cs="Times New Roman"/>
                      <w:b/>
                      <w:bCs w:val="0"/>
                    </w:rPr>
                  </w:rPrChange>
                </w:rPr>
                <w:t>(0.00)</w:t>
              </w:r>
            </w:ins>
          </w:p>
        </w:tc>
        <w:tc>
          <w:tcPr>
            <w:tcW w:w="3238" w:type="dxa"/>
            <w:tcBorders>
              <w:bottom w:val="single" w:sz="4" w:space="0" w:color="auto"/>
            </w:tcBorders>
            <w:tcPrChange w:id="118" w:author="Ifeanyi Micheal Obinefo" w:date="2026-04-13T19:39:00Z" w16du:dateUtc="2026-04-13T23:39:00Z">
              <w:tcPr>
                <w:tcW w:w="3238" w:type="dxa"/>
                <w:gridSpan w:val="2"/>
              </w:tcPr>
            </w:tcPrChange>
          </w:tcPr>
          <w:p w14:paraId="51E29BAF" w14:textId="77777777" w:rsidR="008C7CA4" w:rsidRPr="00AA29AD" w:rsidRDefault="008C7CA4" w:rsidP="008C7CA4">
            <w:pPr>
              <w:pStyle w:val="Caption"/>
              <w:rPr>
                <w:ins w:id="119" w:author="Ifeanyi Micheal Obinefo" w:date="2026-04-13T12:09:00Z" w16du:dateUtc="2026-04-13T16:09:00Z"/>
                <w:rFonts w:cs="Times New Roman"/>
                <w:rPrChange w:id="120" w:author="Ifeanyi Micheal Obinefo" w:date="2026-04-13T12:09:00Z" w16du:dateUtc="2026-04-13T16:09:00Z">
                  <w:rPr>
                    <w:ins w:id="121" w:author="Ifeanyi Micheal Obinefo" w:date="2026-04-13T12:09:00Z" w16du:dateUtc="2026-04-13T16:09:00Z"/>
                    <w:rFonts w:cs="Times New Roman"/>
                    <w:b/>
                    <w:bCs w:val="0"/>
                  </w:rPr>
                </w:rPrChange>
              </w:rPr>
            </w:pPr>
            <w:ins w:id="122" w:author="Ifeanyi Micheal Obinefo" w:date="2026-04-13T12:09:00Z" w16du:dateUtc="2026-04-13T16:09:00Z">
              <w:r w:rsidRPr="00AA29AD">
                <w:rPr>
                  <w:rFonts w:cs="Times New Roman"/>
                  <w:rPrChange w:id="123" w:author="Ifeanyi Micheal Obinefo" w:date="2026-04-13T12:09:00Z" w16du:dateUtc="2026-04-13T16:09:00Z">
                    <w:rPr>
                      <w:rFonts w:cs="Times New Roman"/>
                      <w:b/>
                      <w:bCs w:val="0"/>
                    </w:rPr>
                  </w:rPrChange>
                </w:rPr>
                <w:t>-0.002***</w:t>
              </w:r>
            </w:ins>
          </w:p>
          <w:p w14:paraId="406EDB46" w14:textId="7D7B7C2F" w:rsidR="008C7CA4" w:rsidRPr="00AA29AD" w:rsidRDefault="008C7CA4" w:rsidP="008C7CA4">
            <w:pPr>
              <w:pStyle w:val="Caption"/>
              <w:rPr>
                <w:ins w:id="124" w:author="Ifeanyi Micheal Obinefo" w:date="2026-04-13T11:58:00Z" w16du:dateUtc="2026-04-13T15:58:00Z"/>
                <w:rFonts w:cs="Times New Roman"/>
                <w:rPrChange w:id="125" w:author="Ifeanyi Micheal Obinefo" w:date="2026-04-13T12:09:00Z" w16du:dateUtc="2026-04-13T16:09:00Z">
                  <w:rPr>
                    <w:ins w:id="126" w:author="Ifeanyi Micheal Obinefo" w:date="2026-04-13T11:58:00Z" w16du:dateUtc="2026-04-13T15:58:00Z"/>
                    <w:rFonts w:cs="Times New Roman"/>
                    <w:b/>
                    <w:bCs w:val="0"/>
                  </w:rPr>
                </w:rPrChange>
              </w:rPr>
            </w:pPr>
            <w:ins w:id="127" w:author="Ifeanyi Micheal Obinefo" w:date="2026-04-13T12:09:00Z" w16du:dateUtc="2026-04-13T16:09:00Z">
              <w:r w:rsidRPr="00AA29AD">
                <w:rPr>
                  <w:rFonts w:cs="Times New Roman"/>
                  <w:rPrChange w:id="128" w:author="Ifeanyi Micheal Obinefo" w:date="2026-04-13T12:09:00Z" w16du:dateUtc="2026-04-13T16:09:00Z">
                    <w:rPr>
                      <w:rFonts w:cs="Times New Roman"/>
                      <w:b/>
                      <w:bCs w:val="0"/>
                    </w:rPr>
                  </w:rPrChange>
                </w:rPr>
                <w:t>(0.00)</w:t>
              </w:r>
            </w:ins>
          </w:p>
        </w:tc>
        <w:tc>
          <w:tcPr>
            <w:tcW w:w="3238" w:type="dxa"/>
            <w:tcBorders>
              <w:bottom w:val="single" w:sz="4" w:space="0" w:color="auto"/>
            </w:tcBorders>
            <w:tcPrChange w:id="129" w:author="Ifeanyi Micheal Obinefo" w:date="2026-04-13T19:39:00Z" w16du:dateUtc="2026-04-13T23:39:00Z">
              <w:tcPr>
                <w:tcW w:w="3238" w:type="dxa"/>
                <w:gridSpan w:val="2"/>
              </w:tcPr>
            </w:tcPrChange>
          </w:tcPr>
          <w:p w14:paraId="6478BF34" w14:textId="77777777" w:rsidR="008C7CA4" w:rsidRPr="00AA29AD" w:rsidRDefault="008C7CA4" w:rsidP="008C7CA4">
            <w:pPr>
              <w:pStyle w:val="Caption"/>
              <w:rPr>
                <w:ins w:id="130" w:author="Ifeanyi Micheal Obinefo" w:date="2026-04-13T12:09:00Z" w16du:dateUtc="2026-04-13T16:09:00Z"/>
                <w:rFonts w:cs="Times New Roman"/>
                <w:rPrChange w:id="131" w:author="Ifeanyi Micheal Obinefo" w:date="2026-04-13T12:09:00Z" w16du:dateUtc="2026-04-13T16:09:00Z">
                  <w:rPr>
                    <w:ins w:id="132" w:author="Ifeanyi Micheal Obinefo" w:date="2026-04-13T12:09:00Z" w16du:dateUtc="2026-04-13T16:09:00Z"/>
                    <w:rFonts w:cs="Times New Roman"/>
                    <w:b/>
                    <w:bCs w:val="0"/>
                  </w:rPr>
                </w:rPrChange>
              </w:rPr>
            </w:pPr>
            <w:ins w:id="133" w:author="Ifeanyi Micheal Obinefo" w:date="2026-04-13T12:09:00Z" w16du:dateUtc="2026-04-13T16:09:00Z">
              <w:r w:rsidRPr="00AA29AD">
                <w:rPr>
                  <w:rFonts w:cs="Times New Roman"/>
                  <w:rPrChange w:id="134" w:author="Ifeanyi Micheal Obinefo" w:date="2026-04-13T12:09:00Z" w16du:dateUtc="2026-04-13T16:09:00Z">
                    <w:rPr>
                      <w:rFonts w:cs="Times New Roman"/>
                      <w:b/>
                      <w:bCs w:val="0"/>
                    </w:rPr>
                  </w:rPrChange>
                </w:rPr>
                <w:t>-0.002***</w:t>
              </w:r>
            </w:ins>
          </w:p>
          <w:p w14:paraId="77DEE0CC" w14:textId="074C106D" w:rsidR="008C7CA4" w:rsidRPr="00AA29AD" w:rsidRDefault="008C7CA4" w:rsidP="008C7CA4">
            <w:pPr>
              <w:pStyle w:val="Caption"/>
              <w:rPr>
                <w:ins w:id="135" w:author="Ifeanyi Micheal Obinefo" w:date="2026-04-13T11:58:00Z" w16du:dateUtc="2026-04-13T15:58:00Z"/>
                <w:rFonts w:cs="Times New Roman"/>
                <w:rPrChange w:id="136" w:author="Ifeanyi Micheal Obinefo" w:date="2026-04-13T12:09:00Z" w16du:dateUtc="2026-04-13T16:09:00Z">
                  <w:rPr>
                    <w:ins w:id="137" w:author="Ifeanyi Micheal Obinefo" w:date="2026-04-13T11:58:00Z" w16du:dateUtc="2026-04-13T15:58:00Z"/>
                    <w:rFonts w:cs="Times New Roman"/>
                    <w:b/>
                    <w:bCs w:val="0"/>
                  </w:rPr>
                </w:rPrChange>
              </w:rPr>
            </w:pPr>
            <w:ins w:id="138" w:author="Ifeanyi Micheal Obinefo" w:date="2026-04-13T12:09:00Z" w16du:dateUtc="2026-04-13T16:09:00Z">
              <w:r w:rsidRPr="00AA29AD">
                <w:rPr>
                  <w:rFonts w:cs="Times New Roman"/>
                  <w:rPrChange w:id="139" w:author="Ifeanyi Micheal Obinefo" w:date="2026-04-13T12:09:00Z" w16du:dateUtc="2026-04-13T16:09:00Z">
                    <w:rPr>
                      <w:rFonts w:cs="Times New Roman"/>
                      <w:b/>
                      <w:bCs w:val="0"/>
                    </w:rPr>
                  </w:rPrChange>
                </w:rPr>
                <w:t>(0.00)</w:t>
              </w:r>
            </w:ins>
          </w:p>
        </w:tc>
      </w:tr>
      <w:tr w:rsidR="008C7CA4" w14:paraId="073EA115" w14:textId="77777777" w:rsidTr="00510533">
        <w:trPr>
          <w:ins w:id="140" w:author="Ifeanyi Micheal Obinefo" w:date="2026-04-13T11:58:00Z"/>
          <w:trPrChange w:id="141" w:author="Ifeanyi Micheal Obinefo" w:date="2026-04-13T19:39:00Z" w16du:dateUtc="2026-04-13T23:39:00Z">
            <w:trPr>
              <w:gridBefore w:val="1"/>
            </w:trPr>
          </w:trPrChange>
        </w:trPr>
        <w:tc>
          <w:tcPr>
            <w:tcW w:w="3237" w:type="dxa"/>
            <w:tcBorders>
              <w:top w:val="single" w:sz="4" w:space="0" w:color="auto"/>
              <w:bottom w:val="nil"/>
            </w:tcBorders>
            <w:tcPrChange w:id="142" w:author="Ifeanyi Micheal Obinefo" w:date="2026-04-13T19:39:00Z" w16du:dateUtc="2026-04-13T23:39:00Z">
              <w:tcPr>
                <w:tcW w:w="3237" w:type="dxa"/>
                <w:gridSpan w:val="2"/>
              </w:tcPr>
            </w:tcPrChange>
          </w:tcPr>
          <w:p w14:paraId="383F181B" w14:textId="3A57D204" w:rsidR="008C7CA4" w:rsidRDefault="008C7CA4" w:rsidP="008C7CA4">
            <w:pPr>
              <w:pStyle w:val="Caption"/>
              <w:rPr>
                <w:ins w:id="143" w:author="Ifeanyi Micheal Obinefo" w:date="2026-04-13T11:58:00Z" w16du:dateUtc="2026-04-13T15:58:00Z"/>
                <w:rFonts w:cs="Times New Roman"/>
                <w:b/>
                <w:bCs w:val="0"/>
              </w:rPr>
            </w:pPr>
            <w:ins w:id="144" w:author="Ifeanyi Micheal Obinefo" w:date="2026-04-13T12:07:00Z" w16du:dateUtc="2026-04-13T16:07:00Z">
              <w:r w:rsidRPr="008C7B2D">
                <w:rPr>
                  <w:rFonts w:cs="Times New Roman"/>
                </w:rPr>
                <w:t>HH FE</w:t>
              </w:r>
            </w:ins>
          </w:p>
        </w:tc>
        <w:tc>
          <w:tcPr>
            <w:tcW w:w="3237" w:type="dxa"/>
            <w:tcBorders>
              <w:top w:val="single" w:sz="4" w:space="0" w:color="auto"/>
              <w:bottom w:val="nil"/>
            </w:tcBorders>
            <w:tcPrChange w:id="145" w:author="Ifeanyi Micheal Obinefo" w:date="2026-04-13T19:39:00Z" w16du:dateUtc="2026-04-13T23:39:00Z">
              <w:tcPr>
                <w:tcW w:w="3237" w:type="dxa"/>
                <w:gridSpan w:val="2"/>
              </w:tcPr>
            </w:tcPrChange>
          </w:tcPr>
          <w:p w14:paraId="678CA404" w14:textId="5620A3D1" w:rsidR="008C7CA4" w:rsidRDefault="008C7CA4" w:rsidP="008C7CA4">
            <w:pPr>
              <w:pStyle w:val="Caption"/>
              <w:rPr>
                <w:ins w:id="146" w:author="Ifeanyi Micheal Obinefo" w:date="2026-04-13T11:58:00Z" w16du:dateUtc="2026-04-13T15:58:00Z"/>
                <w:rFonts w:cs="Times New Roman"/>
                <w:b/>
                <w:bCs w:val="0"/>
              </w:rPr>
            </w:pPr>
            <w:ins w:id="147" w:author="Ifeanyi Micheal Obinefo" w:date="2026-04-13T12:07:00Z" w16du:dateUtc="2026-04-13T16:07:00Z">
              <w:r w:rsidRPr="008C7B2D">
                <w:rPr>
                  <w:rFonts w:cs="Times New Roman"/>
                </w:rPr>
                <w:t>YES</w:t>
              </w:r>
            </w:ins>
          </w:p>
        </w:tc>
        <w:tc>
          <w:tcPr>
            <w:tcW w:w="3238" w:type="dxa"/>
            <w:tcBorders>
              <w:top w:val="single" w:sz="4" w:space="0" w:color="auto"/>
              <w:bottom w:val="nil"/>
            </w:tcBorders>
            <w:tcPrChange w:id="148" w:author="Ifeanyi Micheal Obinefo" w:date="2026-04-13T19:39:00Z" w16du:dateUtc="2026-04-13T23:39:00Z">
              <w:tcPr>
                <w:tcW w:w="3238" w:type="dxa"/>
                <w:gridSpan w:val="2"/>
              </w:tcPr>
            </w:tcPrChange>
          </w:tcPr>
          <w:p w14:paraId="197D0FFD" w14:textId="3D3963E4" w:rsidR="008C7CA4" w:rsidRDefault="008C7CA4" w:rsidP="008C7CA4">
            <w:pPr>
              <w:pStyle w:val="Caption"/>
              <w:rPr>
                <w:ins w:id="149" w:author="Ifeanyi Micheal Obinefo" w:date="2026-04-13T11:58:00Z" w16du:dateUtc="2026-04-13T15:58:00Z"/>
                <w:rFonts w:cs="Times New Roman"/>
                <w:b/>
                <w:bCs w:val="0"/>
              </w:rPr>
            </w:pPr>
            <w:ins w:id="150" w:author="Ifeanyi Micheal Obinefo" w:date="2026-04-13T12:07:00Z" w16du:dateUtc="2026-04-13T16:07:00Z">
              <w:r w:rsidRPr="008C7B2D">
                <w:rPr>
                  <w:rFonts w:cs="Times New Roman"/>
                </w:rPr>
                <w:t>YES</w:t>
              </w:r>
            </w:ins>
          </w:p>
        </w:tc>
        <w:tc>
          <w:tcPr>
            <w:tcW w:w="3238" w:type="dxa"/>
            <w:tcBorders>
              <w:top w:val="single" w:sz="4" w:space="0" w:color="auto"/>
              <w:bottom w:val="nil"/>
            </w:tcBorders>
            <w:tcPrChange w:id="151" w:author="Ifeanyi Micheal Obinefo" w:date="2026-04-13T19:39:00Z" w16du:dateUtc="2026-04-13T23:39:00Z">
              <w:tcPr>
                <w:tcW w:w="3238" w:type="dxa"/>
                <w:gridSpan w:val="2"/>
              </w:tcPr>
            </w:tcPrChange>
          </w:tcPr>
          <w:p w14:paraId="6DDB0AEA" w14:textId="5DB9E8EF" w:rsidR="008C7CA4" w:rsidRDefault="008C7CA4" w:rsidP="008C7CA4">
            <w:pPr>
              <w:pStyle w:val="Caption"/>
              <w:rPr>
                <w:ins w:id="152" w:author="Ifeanyi Micheal Obinefo" w:date="2026-04-13T11:58:00Z" w16du:dateUtc="2026-04-13T15:58:00Z"/>
                <w:rFonts w:cs="Times New Roman"/>
                <w:b/>
                <w:bCs w:val="0"/>
              </w:rPr>
            </w:pPr>
            <w:ins w:id="153" w:author="Ifeanyi Micheal Obinefo" w:date="2026-04-13T12:07:00Z" w16du:dateUtc="2026-04-13T16:07:00Z">
              <w:r w:rsidRPr="008C7B2D">
                <w:rPr>
                  <w:rFonts w:cs="Times New Roman"/>
                </w:rPr>
                <w:t>YES</w:t>
              </w:r>
            </w:ins>
          </w:p>
        </w:tc>
      </w:tr>
      <w:tr w:rsidR="008C7CA4" w14:paraId="38AD1E02" w14:textId="77777777" w:rsidTr="00510533">
        <w:trPr>
          <w:ins w:id="154" w:author="Ifeanyi Micheal Obinefo" w:date="2026-04-13T11:58:00Z"/>
          <w:trPrChange w:id="155" w:author="Ifeanyi Micheal Obinefo" w:date="2026-04-13T19:39:00Z" w16du:dateUtc="2026-04-13T23:39:00Z">
            <w:trPr>
              <w:gridBefore w:val="1"/>
            </w:trPr>
          </w:trPrChange>
        </w:trPr>
        <w:tc>
          <w:tcPr>
            <w:tcW w:w="3237" w:type="dxa"/>
            <w:tcBorders>
              <w:top w:val="nil"/>
            </w:tcBorders>
            <w:tcPrChange w:id="156" w:author="Ifeanyi Micheal Obinefo" w:date="2026-04-13T19:39:00Z" w16du:dateUtc="2026-04-13T23:39:00Z">
              <w:tcPr>
                <w:tcW w:w="3237" w:type="dxa"/>
                <w:gridSpan w:val="2"/>
              </w:tcPr>
            </w:tcPrChange>
          </w:tcPr>
          <w:p w14:paraId="08B64FAA" w14:textId="402A0120" w:rsidR="008C7CA4" w:rsidRDefault="008C7CA4" w:rsidP="008C7CA4">
            <w:pPr>
              <w:pStyle w:val="Caption"/>
              <w:rPr>
                <w:ins w:id="157" w:author="Ifeanyi Micheal Obinefo" w:date="2026-04-13T11:58:00Z" w16du:dateUtc="2026-04-13T15:58:00Z"/>
                <w:rFonts w:cs="Times New Roman"/>
                <w:b/>
                <w:bCs w:val="0"/>
              </w:rPr>
            </w:pPr>
            <w:ins w:id="158" w:author="Ifeanyi Micheal Obinefo" w:date="2026-04-13T12:07:00Z" w16du:dateUtc="2026-04-13T16:07:00Z">
              <w:r w:rsidRPr="008C7B2D">
                <w:rPr>
                  <w:rFonts w:cs="Times New Roman"/>
                </w:rPr>
                <w:t>YEAR FE</w:t>
              </w:r>
            </w:ins>
          </w:p>
        </w:tc>
        <w:tc>
          <w:tcPr>
            <w:tcW w:w="3237" w:type="dxa"/>
            <w:tcBorders>
              <w:top w:val="nil"/>
            </w:tcBorders>
            <w:tcPrChange w:id="159" w:author="Ifeanyi Micheal Obinefo" w:date="2026-04-13T19:39:00Z" w16du:dateUtc="2026-04-13T23:39:00Z">
              <w:tcPr>
                <w:tcW w:w="3237" w:type="dxa"/>
                <w:gridSpan w:val="2"/>
              </w:tcPr>
            </w:tcPrChange>
          </w:tcPr>
          <w:p w14:paraId="551AE69A" w14:textId="2679FC79" w:rsidR="008C7CA4" w:rsidRDefault="008C7CA4" w:rsidP="008C7CA4">
            <w:pPr>
              <w:pStyle w:val="Caption"/>
              <w:rPr>
                <w:ins w:id="160" w:author="Ifeanyi Micheal Obinefo" w:date="2026-04-13T11:58:00Z" w16du:dateUtc="2026-04-13T15:58:00Z"/>
                <w:rFonts w:cs="Times New Roman"/>
                <w:b/>
                <w:bCs w:val="0"/>
              </w:rPr>
            </w:pPr>
            <w:ins w:id="161" w:author="Ifeanyi Micheal Obinefo" w:date="2026-04-13T12:07:00Z" w16du:dateUtc="2026-04-13T16:07:00Z">
              <w:r w:rsidRPr="008C7B2D">
                <w:rPr>
                  <w:rFonts w:cs="Times New Roman"/>
                </w:rPr>
                <w:t>YES</w:t>
              </w:r>
            </w:ins>
          </w:p>
        </w:tc>
        <w:tc>
          <w:tcPr>
            <w:tcW w:w="3238" w:type="dxa"/>
            <w:tcBorders>
              <w:top w:val="nil"/>
            </w:tcBorders>
            <w:tcPrChange w:id="162" w:author="Ifeanyi Micheal Obinefo" w:date="2026-04-13T19:39:00Z" w16du:dateUtc="2026-04-13T23:39:00Z">
              <w:tcPr>
                <w:tcW w:w="3238" w:type="dxa"/>
                <w:gridSpan w:val="2"/>
              </w:tcPr>
            </w:tcPrChange>
          </w:tcPr>
          <w:p w14:paraId="040D847B" w14:textId="30D76B40" w:rsidR="008C7CA4" w:rsidRDefault="008C7CA4" w:rsidP="008C7CA4">
            <w:pPr>
              <w:pStyle w:val="Caption"/>
              <w:rPr>
                <w:ins w:id="163" w:author="Ifeanyi Micheal Obinefo" w:date="2026-04-13T11:58:00Z" w16du:dateUtc="2026-04-13T15:58:00Z"/>
                <w:rFonts w:cs="Times New Roman"/>
                <w:b/>
                <w:bCs w:val="0"/>
              </w:rPr>
            </w:pPr>
            <w:ins w:id="164" w:author="Ifeanyi Micheal Obinefo" w:date="2026-04-13T12:07:00Z" w16du:dateUtc="2026-04-13T16:07:00Z">
              <w:r w:rsidRPr="008C7B2D">
                <w:rPr>
                  <w:rFonts w:cs="Times New Roman"/>
                </w:rPr>
                <w:t>YES</w:t>
              </w:r>
            </w:ins>
          </w:p>
        </w:tc>
        <w:tc>
          <w:tcPr>
            <w:tcW w:w="3238" w:type="dxa"/>
            <w:tcBorders>
              <w:top w:val="nil"/>
            </w:tcBorders>
            <w:tcPrChange w:id="165" w:author="Ifeanyi Micheal Obinefo" w:date="2026-04-13T19:39:00Z" w16du:dateUtc="2026-04-13T23:39:00Z">
              <w:tcPr>
                <w:tcW w:w="3238" w:type="dxa"/>
                <w:gridSpan w:val="2"/>
              </w:tcPr>
            </w:tcPrChange>
          </w:tcPr>
          <w:p w14:paraId="15A010B1" w14:textId="533A400E" w:rsidR="008C7CA4" w:rsidRDefault="008C7CA4" w:rsidP="008C7CA4">
            <w:pPr>
              <w:pStyle w:val="Caption"/>
              <w:rPr>
                <w:ins w:id="166" w:author="Ifeanyi Micheal Obinefo" w:date="2026-04-13T11:58:00Z" w16du:dateUtc="2026-04-13T15:58:00Z"/>
                <w:rFonts w:cs="Times New Roman"/>
                <w:b/>
                <w:bCs w:val="0"/>
              </w:rPr>
            </w:pPr>
            <w:ins w:id="167" w:author="Ifeanyi Micheal Obinefo" w:date="2026-04-13T12:07:00Z" w16du:dateUtc="2026-04-13T16:07:00Z">
              <w:r w:rsidRPr="008C7B2D">
                <w:rPr>
                  <w:rFonts w:cs="Times New Roman"/>
                </w:rPr>
                <w:t>YES</w:t>
              </w:r>
            </w:ins>
          </w:p>
        </w:tc>
      </w:tr>
      <w:tr w:rsidR="008C7CA4" w14:paraId="70D8B70C" w14:textId="77777777" w:rsidTr="00510533">
        <w:trPr>
          <w:ins w:id="168" w:author="Ifeanyi Micheal Obinefo" w:date="2026-04-13T11:58:00Z"/>
          <w:trPrChange w:id="169" w:author="Ifeanyi Micheal Obinefo" w:date="2026-04-13T19:38:00Z" w16du:dateUtc="2026-04-13T23:38:00Z">
            <w:trPr>
              <w:gridBefore w:val="1"/>
            </w:trPr>
          </w:trPrChange>
        </w:trPr>
        <w:tc>
          <w:tcPr>
            <w:tcW w:w="3237" w:type="dxa"/>
            <w:tcPrChange w:id="170" w:author="Ifeanyi Micheal Obinefo" w:date="2026-04-13T19:38:00Z" w16du:dateUtc="2026-04-13T23:38:00Z">
              <w:tcPr>
                <w:tcW w:w="3237" w:type="dxa"/>
                <w:gridSpan w:val="2"/>
              </w:tcPr>
            </w:tcPrChange>
          </w:tcPr>
          <w:p w14:paraId="6465060C" w14:textId="7CB82FB3" w:rsidR="008C7CA4" w:rsidRDefault="008C7CA4" w:rsidP="008C7CA4">
            <w:pPr>
              <w:pStyle w:val="Caption"/>
              <w:rPr>
                <w:ins w:id="171" w:author="Ifeanyi Micheal Obinefo" w:date="2026-04-13T11:58:00Z" w16du:dateUtc="2026-04-13T15:58:00Z"/>
                <w:rFonts w:cs="Times New Roman"/>
                <w:b/>
                <w:bCs w:val="0"/>
              </w:rPr>
            </w:pPr>
            <w:ins w:id="172" w:author="Ifeanyi Micheal Obinefo" w:date="2026-04-13T12:07:00Z" w16du:dateUtc="2026-04-13T16:07:00Z">
              <w:r w:rsidRPr="008C7B2D">
                <w:rPr>
                  <w:rFonts w:cs="Times New Roman"/>
                </w:rPr>
                <w:t>Observations</w:t>
              </w:r>
            </w:ins>
          </w:p>
        </w:tc>
        <w:tc>
          <w:tcPr>
            <w:tcW w:w="3237" w:type="dxa"/>
            <w:tcPrChange w:id="173" w:author="Ifeanyi Micheal Obinefo" w:date="2026-04-13T19:38:00Z" w16du:dateUtc="2026-04-13T23:38:00Z">
              <w:tcPr>
                <w:tcW w:w="3237" w:type="dxa"/>
                <w:gridSpan w:val="2"/>
              </w:tcPr>
            </w:tcPrChange>
          </w:tcPr>
          <w:p w14:paraId="12A5D39A" w14:textId="2F8DDAC1" w:rsidR="008C7CA4" w:rsidRDefault="001636BB" w:rsidP="008C7CA4">
            <w:pPr>
              <w:pStyle w:val="Caption"/>
              <w:rPr>
                <w:ins w:id="174" w:author="Ifeanyi Micheal Obinefo" w:date="2026-04-13T11:58:00Z" w16du:dateUtc="2026-04-13T15:58:00Z"/>
                <w:rFonts w:cs="Times New Roman"/>
                <w:b/>
                <w:bCs w:val="0"/>
              </w:rPr>
            </w:pPr>
            <w:ins w:id="175" w:author="Ifeanyi Micheal Obinefo" w:date="2026-04-13T12:09:00Z" w16du:dateUtc="2026-04-13T16:09:00Z">
              <w:r w:rsidRPr="001636BB">
                <w:rPr>
                  <w:rFonts w:cs="Times New Roman"/>
                </w:rPr>
                <w:t>3,335</w:t>
              </w:r>
            </w:ins>
          </w:p>
        </w:tc>
        <w:tc>
          <w:tcPr>
            <w:tcW w:w="3238" w:type="dxa"/>
            <w:tcPrChange w:id="176" w:author="Ifeanyi Micheal Obinefo" w:date="2026-04-13T19:38:00Z" w16du:dateUtc="2026-04-13T23:38:00Z">
              <w:tcPr>
                <w:tcW w:w="3238" w:type="dxa"/>
                <w:gridSpan w:val="2"/>
              </w:tcPr>
            </w:tcPrChange>
          </w:tcPr>
          <w:p w14:paraId="7EB37B3B" w14:textId="561A552D" w:rsidR="008C7CA4" w:rsidRDefault="001636BB" w:rsidP="008C7CA4">
            <w:pPr>
              <w:pStyle w:val="Caption"/>
              <w:rPr>
                <w:ins w:id="177" w:author="Ifeanyi Micheal Obinefo" w:date="2026-04-13T11:58:00Z" w16du:dateUtc="2026-04-13T15:58:00Z"/>
                <w:rFonts w:cs="Times New Roman"/>
                <w:b/>
                <w:bCs w:val="0"/>
              </w:rPr>
            </w:pPr>
            <w:ins w:id="178" w:author="Ifeanyi Micheal Obinefo" w:date="2026-04-13T12:09:00Z" w16du:dateUtc="2026-04-13T16:09:00Z">
              <w:r w:rsidRPr="001636BB">
                <w:rPr>
                  <w:rFonts w:cs="Times New Roman"/>
                </w:rPr>
                <w:t>3,335</w:t>
              </w:r>
            </w:ins>
          </w:p>
        </w:tc>
        <w:tc>
          <w:tcPr>
            <w:tcW w:w="3238" w:type="dxa"/>
            <w:tcPrChange w:id="179" w:author="Ifeanyi Micheal Obinefo" w:date="2026-04-13T19:38:00Z" w16du:dateUtc="2026-04-13T23:38:00Z">
              <w:tcPr>
                <w:tcW w:w="3238" w:type="dxa"/>
                <w:gridSpan w:val="2"/>
              </w:tcPr>
            </w:tcPrChange>
          </w:tcPr>
          <w:p w14:paraId="468B80CB" w14:textId="74D8967A" w:rsidR="008C7CA4" w:rsidRDefault="001636BB" w:rsidP="008C7CA4">
            <w:pPr>
              <w:pStyle w:val="Caption"/>
              <w:rPr>
                <w:ins w:id="180" w:author="Ifeanyi Micheal Obinefo" w:date="2026-04-13T11:58:00Z" w16du:dateUtc="2026-04-13T15:58:00Z"/>
                <w:rFonts w:cs="Times New Roman"/>
                <w:b/>
                <w:bCs w:val="0"/>
              </w:rPr>
            </w:pPr>
            <w:ins w:id="181" w:author="Ifeanyi Micheal Obinefo" w:date="2026-04-13T12:09:00Z" w16du:dateUtc="2026-04-13T16:09:00Z">
              <w:r w:rsidRPr="001636BB">
                <w:rPr>
                  <w:rFonts w:cs="Times New Roman"/>
                </w:rPr>
                <w:t>3,335</w:t>
              </w:r>
            </w:ins>
          </w:p>
        </w:tc>
      </w:tr>
    </w:tbl>
    <w:p w14:paraId="3F4A2A18" w14:textId="77777777" w:rsidR="002132CD" w:rsidRPr="008C7B2D" w:rsidRDefault="002132CD" w:rsidP="002132CD">
      <w:pPr>
        <w:spacing w:line="276" w:lineRule="auto"/>
        <w:rPr>
          <w:ins w:id="182" w:author="Ifeanyi Micheal Obinefo" w:date="2026-04-13T12:07:00Z" w16du:dateUtc="2026-04-13T16:07:00Z"/>
          <w:rFonts w:cs="Times New Roman"/>
        </w:rPr>
      </w:pPr>
      <w:ins w:id="183" w:author="Ifeanyi Micheal Obinefo" w:date="2026-04-13T12:07:00Z" w16du:dateUtc="2026-04-13T16:07:00Z">
        <w:r w:rsidRPr="008C7B2D">
          <w:rPr>
            <w:rFonts w:cs="Times New Roman"/>
          </w:rPr>
          <w:t>Source: Authors’ estimations from the LSMS-ISA data.</w:t>
        </w:r>
      </w:ins>
    </w:p>
    <w:p w14:paraId="1B3DC352" w14:textId="0CC80204" w:rsidR="002132CD" w:rsidRPr="008C7B2D" w:rsidRDefault="002132CD" w:rsidP="002132CD">
      <w:pPr>
        <w:spacing w:line="276" w:lineRule="auto"/>
        <w:rPr>
          <w:ins w:id="184" w:author="Ifeanyi Micheal Obinefo" w:date="2026-04-13T12:07:00Z" w16du:dateUtc="2026-04-13T16:07:00Z"/>
          <w:rFonts w:cs="Times New Roman"/>
        </w:rPr>
      </w:pPr>
      <w:ins w:id="185" w:author="Ifeanyi Micheal Obinefo" w:date="2026-04-13T12:07:00Z" w16du:dateUtc="2026-04-13T16:07:00Z">
        <w:r w:rsidRPr="008C7B2D">
          <w:rPr>
            <w:rFonts w:cs="Times New Roman"/>
          </w:rPr>
          <w:t xml:space="preserve">Note: Standard errors are </w:t>
        </w:r>
        <w:r>
          <w:rPr>
            <w:rFonts w:cs="Times New Roman"/>
          </w:rPr>
          <w:t>clustered at the household level</w:t>
        </w:r>
        <w:r w:rsidRPr="008C7B2D">
          <w:rPr>
            <w:rFonts w:cs="Times New Roman"/>
          </w:rPr>
          <w:t>. All controls are the same as those listed in Appendix F.</w:t>
        </w:r>
      </w:ins>
    </w:p>
    <w:p w14:paraId="2B7AEA25" w14:textId="77777777" w:rsidR="002132CD" w:rsidRPr="008C7B2D" w:rsidRDefault="002132CD" w:rsidP="002132CD">
      <w:pPr>
        <w:spacing w:line="276" w:lineRule="auto"/>
        <w:rPr>
          <w:ins w:id="186" w:author="Ifeanyi Micheal Obinefo" w:date="2026-04-13T12:07:00Z" w16du:dateUtc="2026-04-13T16:07:00Z"/>
          <w:rFonts w:cs="Times New Roman"/>
        </w:rPr>
      </w:pPr>
      <w:ins w:id="187" w:author="Ifeanyi Micheal Obinefo" w:date="2026-04-13T12:07:00Z" w16du:dateUtc="2026-04-13T16:07:00Z">
        <w:r w:rsidRPr="008C7B2D">
          <w:rPr>
            <w:rFonts w:cs="Times New Roman"/>
          </w:rPr>
          <w:t>* Significant at 10 percent              ** Significant at 5 percent                 *** Significant at 1 percent</w:t>
        </w:r>
      </w:ins>
    </w:p>
    <w:p w14:paraId="3E5FBEBC" w14:textId="481BAF4D" w:rsidR="005D1E03" w:rsidDel="001C4BFC" w:rsidRDefault="005D1E03" w:rsidP="00D3713E">
      <w:pPr>
        <w:spacing w:line="360" w:lineRule="auto"/>
        <w:jc w:val="both"/>
        <w:rPr>
          <w:del w:id="188" w:author="Ifeanyi Micheal Obinefo" w:date="2026-04-13T12:07:00Z" w16du:dateUtc="2026-04-13T16:07:00Z"/>
          <w:rFonts w:ascii="Times New Roman" w:hAnsi="Times New Roman" w:cs="Times New Roman"/>
        </w:rPr>
      </w:pPr>
    </w:p>
    <w:p w14:paraId="00BFE642" w14:textId="77777777" w:rsidR="001C4BFC" w:rsidRDefault="001C4BFC" w:rsidP="00D3713E">
      <w:pPr>
        <w:spacing w:line="360" w:lineRule="auto"/>
        <w:jc w:val="both"/>
        <w:rPr>
          <w:ins w:id="189" w:author="Ifeanyi Micheal Obinefo" w:date="2026-04-13T12:10:00Z" w16du:dateUtc="2026-04-13T16:10:00Z"/>
          <w:rFonts w:ascii="Times New Roman" w:hAnsi="Times New Roman" w:cs="Times New Roman"/>
        </w:rPr>
      </w:pPr>
    </w:p>
    <w:p w14:paraId="275C85AA" w14:textId="77777777" w:rsidR="001C4BFC" w:rsidRDefault="001C4BFC" w:rsidP="00D3713E">
      <w:pPr>
        <w:spacing w:line="360" w:lineRule="auto"/>
        <w:jc w:val="both"/>
        <w:rPr>
          <w:ins w:id="190" w:author="Ifeanyi Micheal Obinefo" w:date="2026-04-13T12:10:00Z" w16du:dateUtc="2026-04-13T16:10:00Z"/>
          <w:rFonts w:ascii="Times New Roman" w:hAnsi="Times New Roman" w:cs="Times New Roman"/>
        </w:rPr>
      </w:pPr>
    </w:p>
    <w:p w14:paraId="3AE76518" w14:textId="77777777" w:rsidR="001C4BFC" w:rsidRDefault="001C4BFC" w:rsidP="00D3713E">
      <w:pPr>
        <w:spacing w:line="360" w:lineRule="auto"/>
        <w:jc w:val="both"/>
        <w:rPr>
          <w:ins w:id="191" w:author="Ifeanyi Micheal Obinefo" w:date="2026-04-13T12:10:00Z" w16du:dateUtc="2026-04-13T16:10:00Z"/>
          <w:rFonts w:ascii="Times New Roman" w:hAnsi="Times New Roman" w:cs="Times New Roman"/>
        </w:rPr>
      </w:pPr>
    </w:p>
    <w:p w14:paraId="205B4059" w14:textId="77777777" w:rsidR="001C4BFC" w:rsidRDefault="001C4BFC" w:rsidP="00D3713E">
      <w:pPr>
        <w:spacing w:line="360" w:lineRule="auto"/>
        <w:jc w:val="both"/>
        <w:rPr>
          <w:ins w:id="192" w:author="Ifeanyi Micheal Obinefo" w:date="2026-04-13T12:10:00Z" w16du:dateUtc="2026-04-13T16:10:00Z"/>
          <w:rFonts w:ascii="Times New Roman" w:hAnsi="Times New Roman" w:cs="Times New Roman"/>
        </w:rPr>
      </w:pPr>
    </w:p>
    <w:p w14:paraId="208A6355" w14:textId="77777777" w:rsidR="001C4BFC" w:rsidRPr="009F00A3" w:rsidRDefault="001C4BFC" w:rsidP="00D3713E">
      <w:pPr>
        <w:spacing w:line="360" w:lineRule="auto"/>
        <w:jc w:val="both"/>
        <w:rPr>
          <w:ins w:id="193" w:author="Ifeanyi Micheal Obinefo" w:date="2026-04-13T12:10:00Z" w16du:dateUtc="2026-04-13T16:10:00Z"/>
          <w:rFonts w:ascii="Times New Roman" w:hAnsi="Times New Roman" w:cs="Times New Roman"/>
        </w:rPr>
      </w:pPr>
    </w:p>
    <w:p w14:paraId="77A34B2A" w14:textId="6920FA8E" w:rsidR="005D1E03" w:rsidRPr="009F00A3" w:rsidDel="00107AF3" w:rsidRDefault="005D1E03" w:rsidP="00D3713E">
      <w:pPr>
        <w:spacing w:line="360" w:lineRule="auto"/>
        <w:jc w:val="both"/>
        <w:rPr>
          <w:del w:id="194" w:author="Ifeanyi Micheal Obinefo" w:date="2026-04-13T12:07:00Z" w16du:dateUtc="2026-04-13T16:07:00Z"/>
          <w:rFonts w:ascii="Times New Roman" w:hAnsi="Times New Roman" w:cs="Times New Roman"/>
        </w:rPr>
      </w:pPr>
    </w:p>
    <w:p w14:paraId="3E48401A" w14:textId="77777777" w:rsidR="005D1E03" w:rsidRPr="009F00A3" w:rsidRDefault="005D1E03" w:rsidP="00D3713E">
      <w:pPr>
        <w:spacing w:line="360" w:lineRule="auto"/>
        <w:jc w:val="both"/>
        <w:rPr>
          <w:rFonts w:ascii="Times New Roman" w:hAnsi="Times New Roman" w:cs="Times New Roman"/>
        </w:rPr>
      </w:pPr>
    </w:p>
    <w:p w14:paraId="3BEB9B12" w14:textId="14EAF6F7" w:rsidR="00706663" w:rsidRPr="003311B8" w:rsidRDefault="004D3FC8">
      <w:pPr>
        <w:spacing w:line="360" w:lineRule="auto"/>
        <w:jc w:val="center"/>
        <w:rPr>
          <w:rFonts w:ascii="Times New Roman" w:hAnsi="Times New Roman" w:cs="Times New Roman"/>
          <w:b/>
          <w:bCs/>
        </w:rPr>
        <w:pPrChange w:id="195" w:author="Ifeanyi Micheal Obinefo" w:date="2026-04-13T19:19:00Z" w16du:dateUtc="2026-04-13T23:19:00Z">
          <w:pPr>
            <w:spacing w:line="360" w:lineRule="auto"/>
            <w:jc w:val="both"/>
          </w:pPr>
        </w:pPrChange>
      </w:pPr>
      <w:ins w:id="196" w:author="Ifeanyi Micheal Obinefo" w:date="2026-04-13T12:20:00Z" w16du:dateUtc="2026-04-13T16:20:00Z">
        <w:r>
          <w:rPr>
            <w:rFonts w:ascii="Times New Roman" w:hAnsi="Times New Roman" w:cs="Times New Roman"/>
            <w:b/>
            <w:bCs/>
          </w:rPr>
          <w:lastRenderedPageBreak/>
          <w:t xml:space="preserve">3.0 </w:t>
        </w:r>
      </w:ins>
      <w:r w:rsidRPr="003311B8">
        <w:rPr>
          <w:rFonts w:ascii="Times New Roman" w:hAnsi="Times New Roman" w:cs="Times New Roman"/>
          <w:b/>
          <w:bCs/>
        </w:rPr>
        <w:t>DATA</w:t>
      </w:r>
    </w:p>
    <w:p w14:paraId="1703D2C9" w14:textId="368E0A7D" w:rsidR="00706663" w:rsidRPr="009F00A3" w:rsidRDefault="00677BF4" w:rsidP="00D3713E">
      <w:pPr>
        <w:spacing w:line="360" w:lineRule="auto"/>
        <w:jc w:val="both"/>
        <w:rPr>
          <w:rFonts w:ascii="Times New Roman" w:hAnsi="Times New Roman" w:cs="Times New Roman"/>
        </w:rPr>
      </w:pPr>
      <w:r w:rsidRPr="009F00A3">
        <w:rPr>
          <w:rFonts w:ascii="Times New Roman" w:hAnsi="Times New Roman" w:cs="Times New Roman"/>
        </w:rPr>
        <w:t xml:space="preserve">We use panel data from the Nigeria Living Standards Measurement Study–Integrated Surveys on Agriculture (LSMS-ISA), covering the period 2010–2023. The analysis focuses on children under five years of age. </w:t>
      </w:r>
      <w:r w:rsidR="00706663" w:rsidRPr="009F00A3">
        <w:rPr>
          <w:rFonts w:ascii="Times New Roman" w:hAnsi="Times New Roman" w:cs="Times New Roman"/>
        </w:rPr>
        <w:t>We analyzed all households in the LSMS-ISA that cultivated at least one agricultural plot in the main agricultural season in each survey year wave</w:t>
      </w:r>
      <w:r w:rsidR="00AB4C1B" w:rsidRPr="009F00A3">
        <w:rPr>
          <w:rFonts w:ascii="Times New Roman" w:hAnsi="Times New Roman" w:cs="Times New Roman"/>
        </w:rPr>
        <w:t>. W</w:t>
      </w:r>
      <w:r w:rsidR="00706663" w:rsidRPr="009F00A3">
        <w:rPr>
          <w:rFonts w:ascii="Times New Roman" w:hAnsi="Times New Roman" w:cs="Times New Roman"/>
        </w:rPr>
        <w:t>e were able to analyze five waves of data consisting of 3,045 observations in Nigeria. We also utilized high-resolution weather information from the Climate Hazards Group InfraRed Precipitation with Station data (CHIRPS) spanning a period of 1990-2022 to construct rainfall deviations from long-run, location-specific means, that w</w:t>
      </w:r>
      <w:commentRangeStart w:id="197"/>
      <w:r w:rsidR="00706663" w:rsidRPr="009F00A3">
        <w:rPr>
          <w:rFonts w:ascii="Times New Roman" w:hAnsi="Times New Roman" w:cs="Times New Roman"/>
        </w:rPr>
        <w:t xml:space="preserve">e linked to the spatial location of the households in the LSMS-ISA data. </w:t>
      </w:r>
      <w:commentRangeEnd w:id="197"/>
      <w:r w:rsidR="00706663" w:rsidRPr="00A0156B">
        <w:rPr>
          <w:rStyle w:val="CommentReference"/>
          <w:rFonts w:ascii="Times New Roman" w:hAnsi="Times New Roman" w:cs="Times New Roman"/>
          <w:sz w:val="24"/>
          <w:szCs w:val="24"/>
        </w:rPr>
        <w:commentReference w:id="197"/>
      </w:r>
      <w:r w:rsidR="00A0156B" w:rsidRPr="00A0156B">
        <w:rPr>
          <w:rFonts w:ascii="Times New Roman" w:hAnsi="Times New Roman" w:cs="Times New Roman"/>
        </w:rPr>
        <w:t>In this study, a shock refers to negative agricultural events in the previous season—such as drought, floods, pests, or poor rainfall—that lead to crop losses and reduce household income.</w:t>
      </w:r>
    </w:p>
    <w:p w14:paraId="6FDF8AA7" w14:textId="1DD0F26F" w:rsidR="000E21DA" w:rsidRDefault="000E21DA" w:rsidP="00D3713E">
      <w:pPr>
        <w:spacing w:line="360" w:lineRule="auto"/>
        <w:jc w:val="both"/>
        <w:rPr>
          <w:ins w:id="198" w:author="Ifeanyi Micheal Obinefo" w:date="2026-04-13T10:12:00Z" w16du:dateUtc="2026-04-13T14:12:00Z"/>
          <w:rFonts w:ascii="Times New Roman" w:hAnsi="Times New Roman" w:cs="Times New Roman"/>
        </w:rPr>
      </w:pPr>
      <w:r w:rsidRPr="009F00A3">
        <w:rPr>
          <w:rFonts w:ascii="Times New Roman" w:hAnsi="Times New Roman" w:cs="Times New Roman"/>
        </w:rPr>
        <w:t>In our sample, the mean Height-for-age z-score (HAZ) in the dataset over the entire period was -0.42, indicating moderate chronic undernutrition of children in Nigeria. The average HAZ improved from -0.55 in 2010 to -0.40 in 2023, which corresponds to an average gain of approximately 0.15 standard deviations. About 42% of households reported experiencing an adverse production shock in the previous year due to poor rainfall, drought, floods, or pest infestation. Average income was approximately Naira  (</w:t>
      </w:r>
      <w:r w:rsidRPr="009F00A3">
        <w:rPr>
          <w:rFonts w:ascii="Times New Roman" w:hAnsi="Times New Roman" w:cs="Times New Roman"/>
          <w:dstrike/>
        </w:rPr>
        <w:t>N)</w:t>
      </w:r>
      <w:r w:rsidRPr="009F00A3">
        <w:rPr>
          <w:rFonts w:ascii="Times New Roman" w:hAnsi="Times New Roman" w:cs="Times New Roman"/>
        </w:rPr>
        <w:t xml:space="preserve">250,000 (~170 USD), and average protein expenditure for children was approximately </w:t>
      </w:r>
      <w:r w:rsidRPr="009F00A3">
        <w:rPr>
          <w:rFonts w:ascii="Times New Roman" w:hAnsi="Times New Roman" w:cs="Times New Roman"/>
          <w:dstrike/>
        </w:rPr>
        <w:t>N</w:t>
      </w:r>
      <w:r w:rsidRPr="009F00A3">
        <w:rPr>
          <w:rFonts w:ascii="Times New Roman" w:hAnsi="Times New Roman" w:cs="Times New Roman"/>
        </w:rPr>
        <w:t xml:space="preserve">30,000 (~20 USD) per-adult-equivalent per month. Households had an average family size of 7, and an average farm size of 0.73 ha. </w:t>
      </w:r>
      <w:r w:rsidRPr="009F00A3">
        <w:rPr>
          <w:rFonts w:ascii="Times New Roman" w:hAnsi="Times New Roman" w:cs="Times New Roman"/>
        </w:rPr>
        <w:tab/>
      </w:r>
    </w:p>
    <w:p w14:paraId="431C3C66" w14:textId="77777777" w:rsidR="002678FC" w:rsidRDefault="002678FC" w:rsidP="00D3713E">
      <w:pPr>
        <w:spacing w:line="360" w:lineRule="auto"/>
        <w:jc w:val="both"/>
        <w:rPr>
          <w:ins w:id="199" w:author="Ifeanyi Micheal Obinefo" w:date="2026-04-13T12:12:00Z" w16du:dateUtc="2026-04-13T16:12:00Z"/>
          <w:rFonts w:ascii="Times New Roman" w:hAnsi="Times New Roman" w:cs="Times New Roman"/>
        </w:rPr>
      </w:pPr>
    </w:p>
    <w:p w14:paraId="6411355D" w14:textId="77777777" w:rsidR="001F20F7" w:rsidRDefault="001F20F7" w:rsidP="00D3713E">
      <w:pPr>
        <w:spacing w:line="360" w:lineRule="auto"/>
        <w:jc w:val="both"/>
        <w:rPr>
          <w:ins w:id="200" w:author="Ifeanyi Micheal Obinefo" w:date="2026-04-13T12:12:00Z" w16du:dateUtc="2026-04-13T16:12:00Z"/>
          <w:rFonts w:ascii="Times New Roman" w:hAnsi="Times New Roman" w:cs="Times New Roman"/>
        </w:rPr>
      </w:pPr>
    </w:p>
    <w:p w14:paraId="40E8D050" w14:textId="77777777" w:rsidR="001F20F7" w:rsidRDefault="001F20F7" w:rsidP="00D3713E">
      <w:pPr>
        <w:spacing w:line="360" w:lineRule="auto"/>
        <w:jc w:val="both"/>
        <w:rPr>
          <w:ins w:id="201" w:author="Ifeanyi Micheal Obinefo" w:date="2026-04-13T12:12:00Z" w16du:dateUtc="2026-04-13T16:12:00Z"/>
          <w:rFonts w:ascii="Times New Roman" w:hAnsi="Times New Roman" w:cs="Times New Roman"/>
        </w:rPr>
      </w:pPr>
    </w:p>
    <w:p w14:paraId="286EF5F6" w14:textId="77777777" w:rsidR="001F20F7" w:rsidRDefault="001F20F7" w:rsidP="00D3713E">
      <w:pPr>
        <w:spacing w:line="360" w:lineRule="auto"/>
        <w:jc w:val="both"/>
        <w:rPr>
          <w:ins w:id="202" w:author="Ifeanyi Micheal Obinefo" w:date="2026-04-13T12:12:00Z" w16du:dateUtc="2026-04-13T16:12:00Z"/>
          <w:rFonts w:ascii="Times New Roman" w:hAnsi="Times New Roman" w:cs="Times New Roman"/>
        </w:rPr>
      </w:pPr>
    </w:p>
    <w:p w14:paraId="4F3CDE3B" w14:textId="77777777" w:rsidR="001F20F7" w:rsidRDefault="001F20F7" w:rsidP="00D3713E">
      <w:pPr>
        <w:spacing w:line="360" w:lineRule="auto"/>
        <w:jc w:val="both"/>
        <w:rPr>
          <w:ins w:id="203" w:author="Ifeanyi Micheal Obinefo" w:date="2026-04-13T12:12:00Z" w16du:dateUtc="2026-04-13T16:12:00Z"/>
          <w:rFonts w:ascii="Times New Roman" w:hAnsi="Times New Roman" w:cs="Times New Roman"/>
        </w:rPr>
      </w:pPr>
    </w:p>
    <w:p w14:paraId="447F0CA0" w14:textId="5562E4BD" w:rsidR="003E5F6B" w:rsidRPr="001B1791" w:rsidRDefault="003E5F6B" w:rsidP="003E5F6B">
      <w:pPr>
        <w:pStyle w:val="Caption"/>
        <w:rPr>
          <w:ins w:id="204" w:author="Ifeanyi Micheal Obinefo" w:date="2026-04-13T12:13:00Z" w16du:dateUtc="2026-04-13T16:13:00Z"/>
          <w:rFonts w:cs="Times New Roman"/>
          <w:b/>
          <w:bCs w:val="0"/>
        </w:rPr>
      </w:pPr>
      <w:ins w:id="205" w:author="Ifeanyi Micheal Obinefo" w:date="2026-04-13T12:13:00Z" w16du:dateUtc="2026-04-13T16:13:00Z">
        <w:r w:rsidRPr="001B1791">
          <w:rPr>
            <w:rFonts w:cs="Times New Roman"/>
          </w:rPr>
          <w:lastRenderedPageBreak/>
          <w:t xml:space="preserve">Table </w:t>
        </w:r>
        <w:r>
          <w:rPr>
            <w:rFonts w:cs="Times New Roman"/>
          </w:rPr>
          <w:t>2</w:t>
        </w:r>
        <w:r w:rsidRPr="001B1791">
          <w:rPr>
            <w:rFonts w:cs="Times New Roman"/>
          </w:rPr>
          <w:t xml:space="preserve">. Descriptive Statistics </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1"/>
        <w:gridCol w:w="1744"/>
        <w:gridCol w:w="1748"/>
        <w:gridCol w:w="1314"/>
        <w:gridCol w:w="1672"/>
        <w:gridCol w:w="1391"/>
      </w:tblGrid>
      <w:tr w:rsidR="003E5F6B" w:rsidRPr="001B1791" w14:paraId="6C31698B" w14:textId="77777777" w:rsidTr="005E1260">
        <w:trPr>
          <w:ins w:id="206" w:author="Ifeanyi Micheal Obinefo" w:date="2026-04-13T12:13:00Z"/>
        </w:trPr>
        <w:tc>
          <w:tcPr>
            <w:tcW w:w="5091" w:type="dxa"/>
            <w:tcBorders>
              <w:top w:val="single" w:sz="4" w:space="0" w:color="auto"/>
              <w:bottom w:val="single" w:sz="4" w:space="0" w:color="auto"/>
            </w:tcBorders>
          </w:tcPr>
          <w:p w14:paraId="5914246D" w14:textId="77777777" w:rsidR="003E5F6B" w:rsidRPr="008044A5" w:rsidRDefault="003E5F6B" w:rsidP="005E1260">
            <w:pPr>
              <w:spacing w:line="276" w:lineRule="auto"/>
              <w:rPr>
                <w:ins w:id="207" w:author="Ifeanyi Micheal Obinefo" w:date="2026-04-13T12:13:00Z" w16du:dateUtc="2026-04-13T16:13:00Z"/>
                <w:rFonts w:cs="Times New Roman"/>
                <w:b/>
                <w:bCs/>
              </w:rPr>
            </w:pPr>
          </w:p>
        </w:tc>
        <w:tc>
          <w:tcPr>
            <w:tcW w:w="1744" w:type="dxa"/>
            <w:tcBorders>
              <w:top w:val="single" w:sz="4" w:space="0" w:color="auto"/>
              <w:bottom w:val="single" w:sz="4" w:space="0" w:color="auto"/>
            </w:tcBorders>
          </w:tcPr>
          <w:p w14:paraId="74C63C51" w14:textId="6F84C2B4" w:rsidR="003E5F6B" w:rsidRPr="008044A5" w:rsidRDefault="0024408B" w:rsidP="005E1260">
            <w:pPr>
              <w:spacing w:line="276" w:lineRule="auto"/>
              <w:rPr>
                <w:ins w:id="208" w:author="Ifeanyi Micheal Obinefo" w:date="2026-04-13T12:13:00Z" w16du:dateUtc="2026-04-13T16:13:00Z"/>
                <w:rFonts w:cs="Times New Roman"/>
                <w:b/>
                <w:bCs/>
              </w:rPr>
            </w:pPr>
            <w:ins w:id="209" w:author="Ifeanyi Micheal Obinefo" w:date="2026-04-13T12:14:00Z" w16du:dateUtc="2026-04-13T16:14:00Z">
              <w:r w:rsidRPr="008044A5">
                <w:rPr>
                  <w:rFonts w:cs="Times New Roman"/>
                  <w:b/>
                  <w:bCs/>
                </w:rPr>
                <w:t>Mean</w:t>
              </w:r>
            </w:ins>
          </w:p>
        </w:tc>
        <w:tc>
          <w:tcPr>
            <w:tcW w:w="1748" w:type="dxa"/>
            <w:tcBorders>
              <w:top w:val="single" w:sz="4" w:space="0" w:color="auto"/>
              <w:bottom w:val="single" w:sz="4" w:space="0" w:color="auto"/>
            </w:tcBorders>
          </w:tcPr>
          <w:p w14:paraId="7404DDA4" w14:textId="17C06F12" w:rsidR="003E5F6B" w:rsidRPr="008044A5" w:rsidRDefault="0024408B" w:rsidP="005E1260">
            <w:pPr>
              <w:spacing w:line="276" w:lineRule="auto"/>
              <w:rPr>
                <w:ins w:id="210" w:author="Ifeanyi Micheal Obinefo" w:date="2026-04-13T12:13:00Z" w16du:dateUtc="2026-04-13T16:13:00Z"/>
                <w:rFonts w:cs="Times New Roman"/>
                <w:b/>
                <w:bCs/>
              </w:rPr>
            </w:pPr>
            <w:ins w:id="211" w:author="Ifeanyi Micheal Obinefo" w:date="2026-04-13T12:14:00Z" w16du:dateUtc="2026-04-13T16:14:00Z">
              <w:r w:rsidRPr="008044A5">
                <w:rPr>
                  <w:rFonts w:cs="Times New Roman"/>
                  <w:b/>
                  <w:bCs/>
                </w:rPr>
                <w:t>Median</w:t>
              </w:r>
            </w:ins>
          </w:p>
        </w:tc>
        <w:tc>
          <w:tcPr>
            <w:tcW w:w="1314" w:type="dxa"/>
            <w:tcBorders>
              <w:top w:val="single" w:sz="4" w:space="0" w:color="auto"/>
              <w:bottom w:val="single" w:sz="4" w:space="0" w:color="auto"/>
            </w:tcBorders>
          </w:tcPr>
          <w:p w14:paraId="79B7E445" w14:textId="33A75166" w:rsidR="003E5F6B" w:rsidRPr="008044A5" w:rsidRDefault="007325B7" w:rsidP="005E1260">
            <w:pPr>
              <w:spacing w:line="276" w:lineRule="auto"/>
              <w:rPr>
                <w:ins w:id="212" w:author="Ifeanyi Micheal Obinefo" w:date="2026-04-13T12:13:00Z" w16du:dateUtc="2026-04-13T16:13:00Z"/>
                <w:rFonts w:cs="Times New Roman"/>
                <w:b/>
                <w:bCs/>
              </w:rPr>
            </w:pPr>
            <w:ins w:id="213" w:author="Ifeanyi Micheal Obinefo" w:date="2026-04-13T12:14:00Z" w16du:dateUtc="2026-04-13T16:14:00Z">
              <w:r w:rsidRPr="008044A5">
                <w:rPr>
                  <w:rFonts w:cs="Times New Roman"/>
                  <w:b/>
                  <w:bCs/>
                </w:rPr>
                <w:t xml:space="preserve">SD </w:t>
              </w:r>
            </w:ins>
          </w:p>
        </w:tc>
        <w:tc>
          <w:tcPr>
            <w:tcW w:w="1672" w:type="dxa"/>
            <w:tcBorders>
              <w:top w:val="single" w:sz="4" w:space="0" w:color="auto"/>
              <w:bottom w:val="single" w:sz="4" w:space="0" w:color="auto"/>
            </w:tcBorders>
          </w:tcPr>
          <w:p w14:paraId="1EBD2979" w14:textId="7B643721" w:rsidR="003E5F6B" w:rsidRPr="008044A5" w:rsidRDefault="007325B7" w:rsidP="005E1260">
            <w:pPr>
              <w:spacing w:line="276" w:lineRule="auto"/>
              <w:rPr>
                <w:ins w:id="214" w:author="Ifeanyi Micheal Obinefo" w:date="2026-04-13T12:13:00Z" w16du:dateUtc="2026-04-13T16:13:00Z"/>
                <w:rFonts w:cs="Times New Roman"/>
                <w:b/>
                <w:bCs/>
              </w:rPr>
            </w:pPr>
            <w:ins w:id="215" w:author="Ifeanyi Micheal Obinefo" w:date="2026-04-13T12:14:00Z" w16du:dateUtc="2026-04-13T16:14:00Z">
              <w:r w:rsidRPr="008044A5">
                <w:rPr>
                  <w:rFonts w:cs="Times New Roman"/>
                  <w:b/>
                  <w:bCs/>
                </w:rPr>
                <w:t>Minimum</w:t>
              </w:r>
            </w:ins>
          </w:p>
        </w:tc>
        <w:tc>
          <w:tcPr>
            <w:tcW w:w="1391" w:type="dxa"/>
            <w:tcBorders>
              <w:top w:val="single" w:sz="4" w:space="0" w:color="auto"/>
              <w:bottom w:val="single" w:sz="4" w:space="0" w:color="auto"/>
            </w:tcBorders>
          </w:tcPr>
          <w:p w14:paraId="59ECCAEA" w14:textId="3A43876D" w:rsidR="003E5F6B" w:rsidRPr="008044A5" w:rsidRDefault="007325B7" w:rsidP="005E1260">
            <w:pPr>
              <w:spacing w:line="276" w:lineRule="auto"/>
              <w:rPr>
                <w:ins w:id="216" w:author="Ifeanyi Micheal Obinefo" w:date="2026-04-13T12:13:00Z" w16du:dateUtc="2026-04-13T16:13:00Z"/>
                <w:rFonts w:cs="Times New Roman"/>
                <w:b/>
                <w:bCs/>
              </w:rPr>
            </w:pPr>
            <w:ins w:id="217" w:author="Ifeanyi Micheal Obinefo" w:date="2026-04-13T12:15:00Z" w16du:dateUtc="2026-04-13T16:15:00Z">
              <w:r w:rsidRPr="008044A5">
                <w:rPr>
                  <w:rFonts w:cs="Times New Roman"/>
                  <w:b/>
                  <w:bCs/>
                </w:rPr>
                <w:t>Maximum</w:t>
              </w:r>
            </w:ins>
          </w:p>
        </w:tc>
      </w:tr>
      <w:tr w:rsidR="003E5F6B" w:rsidRPr="001B1791" w14:paraId="330C81AA" w14:textId="77777777" w:rsidTr="005E1260">
        <w:trPr>
          <w:ins w:id="218" w:author="Ifeanyi Micheal Obinefo" w:date="2026-04-13T12:13:00Z"/>
        </w:trPr>
        <w:tc>
          <w:tcPr>
            <w:tcW w:w="5091" w:type="dxa"/>
            <w:tcBorders>
              <w:top w:val="single" w:sz="4" w:space="0" w:color="auto"/>
            </w:tcBorders>
          </w:tcPr>
          <w:p w14:paraId="3EAAE0F9" w14:textId="77777777" w:rsidR="003E5F6B" w:rsidRPr="000342F6" w:rsidRDefault="003E5F6B" w:rsidP="005E1260">
            <w:pPr>
              <w:rPr>
                <w:ins w:id="219" w:author="Ifeanyi Micheal Obinefo" w:date="2026-04-13T12:13:00Z" w16du:dateUtc="2026-04-13T16:13:00Z"/>
                <w:rFonts w:cs="Times New Roman"/>
                <w:b/>
                <w:bCs/>
                <w:u w:val="single"/>
                <w:rPrChange w:id="220" w:author="Ifeanyi Micheal Obinefo" w:date="2026-04-13T12:15:00Z" w16du:dateUtc="2026-04-13T16:15:00Z">
                  <w:rPr>
                    <w:ins w:id="221" w:author="Ifeanyi Micheal Obinefo" w:date="2026-04-13T12:13:00Z" w16du:dateUtc="2026-04-13T16:13:00Z"/>
                    <w:rFonts w:cs="Times New Roman"/>
                    <w:b/>
                    <w:bCs/>
                    <w:sz w:val="20"/>
                    <w:szCs w:val="20"/>
                    <w:u w:val="single"/>
                  </w:rPr>
                </w:rPrChange>
              </w:rPr>
            </w:pPr>
            <w:ins w:id="222" w:author="Ifeanyi Micheal Obinefo" w:date="2026-04-13T12:13:00Z" w16du:dateUtc="2026-04-13T16:13:00Z">
              <w:r w:rsidRPr="000342F6">
                <w:rPr>
                  <w:rFonts w:cs="Times New Roman"/>
                  <w:b/>
                  <w:bCs/>
                  <w:u w:val="single"/>
                  <w:rPrChange w:id="223" w:author="Ifeanyi Micheal Obinefo" w:date="2026-04-13T12:15:00Z" w16du:dateUtc="2026-04-13T16:15:00Z">
                    <w:rPr>
                      <w:rFonts w:cs="Times New Roman"/>
                      <w:b/>
                      <w:bCs/>
                      <w:sz w:val="20"/>
                      <w:szCs w:val="20"/>
                      <w:u w:val="single"/>
                    </w:rPr>
                  </w:rPrChange>
                </w:rPr>
                <w:t>Outcome Variable</w:t>
              </w:r>
            </w:ins>
          </w:p>
        </w:tc>
        <w:tc>
          <w:tcPr>
            <w:tcW w:w="1744" w:type="dxa"/>
            <w:tcBorders>
              <w:top w:val="single" w:sz="4" w:space="0" w:color="auto"/>
            </w:tcBorders>
          </w:tcPr>
          <w:p w14:paraId="3C858474" w14:textId="77777777" w:rsidR="003E5F6B" w:rsidRPr="000342F6" w:rsidRDefault="003E5F6B" w:rsidP="005E1260">
            <w:pPr>
              <w:rPr>
                <w:ins w:id="224" w:author="Ifeanyi Micheal Obinefo" w:date="2026-04-13T12:13:00Z" w16du:dateUtc="2026-04-13T16:13:00Z"/>
                <w:rFonts w:cs="Times New Roman"/>
                <w:rPrChange w:id="225" w:author="Ifeanyi Micheal Obinefo" w:date="2026-04-13T12:15:00Z" w16du:dateUtc="2026-04-13T16:15:00Z">
                  <w:rPr>
                    <w:ins w:id="226" w:author="Ifeanyi Micheal Obinefo" w:date="2026-04-13T12:13:00Z" w16du:dateUtc="2026-04-13T16:13:00Z"/>
                    <w:rFonts w:cs="Times New Roman"/>
                    <w:sz w:val="20"/>
                    <w:szCs w:val="20"/>
                  </w:rPr>
                </w:rPrChange>
              </w:rPr>
            </w:pPr>
          </w:p>
        </w:tc>
        <w:tc>
          <w:tcPr>
            <w:tcW w:w="1748" w:type="dxa"/>
            <w:tcBorders>
              <w:top w:val="single" w:sz="4" w:space="0" w:color="auto"/>
            </w:tcBorders>
          </w:tcPr>
          <w:p w14:paraId="6937215E" w14:textId="77777777" w:rsidR="003E5F6B" w:rsidRPr="000342F6" w:rsidRDefault="003E5F6B" w:rsidP="005E1260">
            <w:pPr>
              <w:rPr>
                <w:ins w:id="227" w:author="Ifeanyi Micheal Obinefo" w:date="2026-04-13T12:13:00Z" w16du:dateUtc="2026-04-13T16:13:00Z"/>
                <w:rFonts w:cs="Times New Roman"/>
                <w:rPrChange w:id="228" w:author="Ifeanyi Micheal Obinefo" w:date="2026-04-13T12:15:00Z" w16du:dateUtc="2026-04-13T16:15:00Z">
                  <w:rPr>
                    <w:ins w:id="229" w:author="Ifeanyi Micheal Obinefo" w:date="2026-04-13T12:13:00Z" w16du:dateUtc="2026-04-13T16:13:00Z"/>
                    <w:rFonts w:cs="Times New Roman"/>
                    <w:sz w:val="20"/>
                    <w:szCs w:val="20"/>
                  </w:rPr>
                </w:rPrChange>
              </w:rPr>
            </w:pPr>
          </w:p>
        </w:tc>
        <w:tc>
          <w:tcPr>
            <w:tcW w:w="1314" w:type="dxa"/>
            <w:tcBorders>
              <w:top w:val="single" w:sz="4" w:space="0" w:color="auto"/>
            </w:tcBorders>
          </w:tcPr>
          <w:p w14:paraId="0307FB14" w14:textId="77777777" w:rsidR="003E5F6B" w:rsidRPr="000342F6" w:rsidRDefault="003E5F6B" w:rsidP="005E1260">
            <w:pPr>
              <w:rPr>
                <w:ins w:id="230" w:author="Ifeanyi Micheal Obinefo" w:date="2026-04-13T12:13:00Z" w16du:dateUtc="2026-04-13T16:13:00Z"/>
                <w:rFonts w:cs="Times New Roman"/>
                <w:rPrChange w:id="231" w:author="Ifeanyi Micheal Obinefo" w:date="2026-04-13T12:15:00Z" w16du:dateUtc="2026-04-13T16:15:00Z">
                  <w:rPr>
                    <w:ins w:id="232" w:author="Ifeanyi Micheal Obinefo" w:date="2026-04-13T12:13:00Z" w16du:dateUtc="2026-04-13T16:13:00Z"/>
                    <w:rFonts w:cs="Times New Roman"/>
                    <w:sz w:val="20"/>
                    <w:szCs w:val="20"/>
                  </w:rPr>
                </w:rPrChange>
              </w:rPr>
            </w:pPr>
          </w:p>
        </w:tc>
        <w:tc>
          <w:tcPr>
            <w:tcW w:w="1672" w:type="dxa"/>
            <w:tcBorders>
              <w:top w:val="single" w:sz="4" w:space="0" w:color="auto"/>
            </w:tcBorders>
          </w:tcPr>
          <w:p w14:paraId="6437DF44" w14:textId="77777777" w:rsidR="003E5F6B" w:rsidRPr="000342F6" w:rsidRDefault="003E5F6B" w:rsidP="005E1260">
            <w:pPr>
              <w:rPr>
                <w:ins w:id="233" w:author="Ifeanyi Micheal Obinefo" w:date="2026-04-13T12:13:00Z" w16du:dateUtc="2026-04-13T16:13:00Z"/>
                <w:rFonts w:cs="Times New Roman"/>
                <w:rPrChange w:id="234" w:author="Ifeanyi Micheal Obinefo" w:date="2026-04-13T12:15:00Z" w16du:dateUtc="2026-04-13T16:15:00Z">
                  <w:rPr>
                    <w:ins w:id="235" w:author="Ifeanyi Micheal Obinefo" w:date="2026-04-13T12:13:00Z" w16du:dateUtc="2026-04-13T16:13:00Z"/>
                    <w:rFonts w:cs="Times New Roman"/>
                    <w:sz w:val="20"/>
                    <w:szCs w:val="20"/>
                  </w:rPr>
                </w:rPrChange>
              </w:rPr>
            </w:pPr>
          </w:p>
        </w:tc>
        <w:tc>
          <w:tcPr>
            <w:tcW w:w="1391" w:type="dxa"/>
            <w:tcBorders>
              <w:top w:val="single" w:sz="4" w:space="0" w:color="auto"/>
            </w:tcBorders>
          </w:tcPr>
          <w:p w14:paraId="4E7D2BF7" w14:textId="77777777" w:rsidR="003E5F6B" w:rsidRPr="000342F6" w:rsidRDefault="003E5F6B" w:rsidP="005E1260">
            <w:pPr>
              <w:rPr>
                <w:ins w:id="236" w:author="Ifeanyi Micheal Obinefo" w:date="2026-04-13T12:13:00Z" w16du:dateUtc="2026-04-13T16:13:00Z"/>
                <w:rFonts w:cs="Times New Roman"/>
                <w:rPrChange w:id="237" w:author="Ifeanyi Micheal Obinefo" w:date="2026-04-13T12:15:00Z" w16du:dateUtc="2026-04-13T16:15:00Z">
                  <w:rPr>
                    <w:ins w:id="238" w:author="Ifeanyi Micheal Obinefo" w:date="2026-04-13T12:13:00Z" w16du:dateUtc="2026-04-13T16:13:00Z"/>
                    <w:rFonts w:cs="Times New Roman"/>
                    <w:sz w:val="20"/>
                    <w:szCs w:val="20"/>
                  </w:rPr>
                </w:rPrChange>
              </w:rPr>
            </w:pPr>
          </w:p>
        </w:tc>
      </w:tr>
      <w:tr w:rsidR="00514A30" w:rsidRPr="001B1791" w14:paraId="50A2642F" w14:textId="77777777" w:rsidTr="005E1260">
        <w:trPr>
          <w:ins w:id="239" w:author="Ifeanyi Micheal Obinefo" w:date="2026-04-13T12:13:00Z"/>
        </w:trPr>
        <w:tc>
          <w:tcPr>
            <w:tcW w:w="5091" w:type="dxa"/>
          </w:tcPr>
          <w:p w14:paraId="01D735EC" w14:textId="05160696" w:rsidR="00514A30" w:rsidRPr="000342F6" w:rsidRDefault="00F33DE3" w:rsidP="00514A30">
            <w:pPr>
              <w:rPr>
                <w:ins w:id="240" w:author="Ifeanyi Micheal Obinefo" w:date="2026-04-13T12:13:00Z" w16du:dateUtc="2026-04-13T16:13:00Z"/>
                <w:rFonts w:cs="Times New Roman"/>
                <w:rPrChange w:id="241" w:author="Ifeanyi Micheal Obinefo" w:date="2026-04-13T12:15:00Z" w16du:dateUtc="2026-04-13T16:15:00Z">
                  <w:rPr>
                    <w:ins w:id="242" w:author="Ifeanyi Micheal Obinefo" w:date="2026-04-13T12:13:00Z" w16du:dateUtc="2026-04-13T16:13:00Z"/>
                    <w:rFonts w:cs="Times New Roman"/>
                    <w:sz w:val="20"/>
                    <w:szCs w:val="20"/>
                  </w:rPr>
                </w:rPrChange>
              </w:rPr>
            </w:pPr>
            <w:ins w:id="243" w:author="Ifeanyi Micheal Obinefo" w:date="2026-04-13T19:02:00Z" w16du:dateUtc="2026-04-13T23:02:00Z">
              <w:r>
                <w:rPr>
                  <w:rFonts w:cs="Times New Roman"/>
                </w:rPr>
                <w:t xml:space="preserve">Height-for-Age </w:t>
              </w:r>
              <w:r w:rsidR="00EB315B">
                <w:rPr>
                  <w:rFonts w:cs="Times New Roman"/>
                </w:rPr>
                <w:t>Zscore</w:t>
              </w:r>
            </w:ins>
          </w:p>
        </w:tc>
        <w:tc>
          <w:tcPr>
            <w:tcW w:w="1744" w:type="dxa"/>
          </w:tcPr>
          <w:p w14:paraId="383C4613" w14:textId="1E08E350" w:rsidR="00514A30" w:rsidRPr="000342F6" w:rsidRDefault="00514A30" w:rsidP="00514A30">
            <w:pPr>
              <w:rPr>
                <w:ins w:id="244" w:author="Ifeanyi Micheal Obinefo" w:date="2026-04-13T12:13:00Z" w16du:dateUtc="2026-04-13T16:13:00Z"/>
                <w:rFonts w:cs="Times New Roman"/>
                <w:rPrChange w:id="245" w:author="Ifeanyi Micheal Obinefo" w:date="2026-04-13T12:15:00Z" w16du:dateUtc="2026-04-13T16:15:00Z">
                  <w:rPr>
                    <w:ins w:id="246" w:author="Ifeanyi Micheal Obinefo" w:date="2026-04-13T12:13:00Z" w16du:dateUtc="2026-04-13T16:13:00Z"/>
                    <w:rFonts w:cs="Times New Roman"/>
                    <w:sz w:val="20"/>
                    <w:szCs w:val="20"/>
                  </w:rPr>
                </w:rPrChange>
              </w:rPr>
            </w:pPr>
            <w:ins w:id="247" w:author="Ifeanyi Micheal Obinefo" w:date="2026-04-13T19:01:00Z" w16du:dateUtc="2026-04-13T23:01:00Z">
              <w:r>
                <w:t>-0.4</w:t>
              </w:r>
            </w:ins>
          </w:p>
        </w:tc>
        <w:tc>
          <w:tcPr>
            <w:tcW w:w="1748" w:type="dxa"/>
          </w:tcPr>
          <w:p w14:paraId="7B59083D" w14:textId="662FF7AB" w:rsidR="00514A30" w:rsidRPr="000342F6" w:rsidRDefault="00514A30" w:rsidP="00514A30">
            <w:pPr>
              <w:rPr>
                <w:ins w:id="248" w:author="Ifeanyi Micheal Obinefo" w:date="2026-04-13T12:13:00Z" w16du:dateUtc="2026-04-13T16:13:00Z"/>
                <w:rFonts w:cs="Times New Roman"/>
                <w:rPrChange w:id="249" w:author="Ifeanyi Micheal Obinefo" w:date="2026-04-13T12:15:00Z" w16du:dateUtc="2026-04-13T16:15:00Z">
                  <w:rPr>
                    <w:ins w:id="250" w:author="Ifeanyi Micheal Obinefo" w:date="2026-04-13T12:13:00Z" w16du:dateUtc="2026-04-13T16:13:00Z"/>
                    <w:rFonts w:cs="Times New Roman"/>
                    <w:sz w:val="20"/>
                    <w:szCs w:val="20"/>
                  </w:rPr>
                </w:rPrChange>
              </w:rPr>
            </w:pPr>
            <w:ins w:id="251" w:author="Ifeanyi Micheal Obinefo" w:date="2026-04-13T19:01:00Z" w16du:dateUtc="2026-04-13T23:01:00Z">
              <w:r>
                <w:t>-0.5</w:t>
              </w:r>
            </w:ins>
          </w:p>
        </w:tc>
        <w:tc>
          <w:tcPr>
            <w:tcW w:w="1314" w:type="dxa"/>
          </w:tcPr>
          <w:p w14:paraId="219E0BFD" w14:textId="21D5626B" w:rsidR="00514A30" w:rsidRPr="000342F6" w:rsidRDefault="00514A30" w:rsidP="00514A30">
            <w:pPr>
              <w:rPr>
                <w:ins w:id="252" w:author="Ifeanyi Micheal Obinefo" w:date="2026-04-13T12:13:00Z" w16du:dateUtc="2026-04-13T16:13:00Z"/>
                <w:rFonts w:cs="Times New Roman"/>
                <w:rPrChange w:id="253" w:author="Ifeanyi Micheal Obinefo" w:date="2026-04-13T12:15:00Z" w16du:dateUtc="2026-04-13T16:15:00Z">
                  <w:rPr>
                    <w:ins w:id="254" w:author="Ifeanyi Micheal Obinefo" w:date="2026-04-13T12:13:00Z" w16du:dateUtc="2026-04-13T16:13:00Z"/>
                    <w:rFonts w:cs="Times New Roman"/>
                    <w:sz w:val="20"/>
                    <w:szCs w:val="20"/>
                  </w:rPr>
                </w:rPrChange>
              </w:rPr>
            </w:pPr>
            <w:ins w:id="255" w:author="Ifeanyi Micheal Obinefo" w:date="2026-04-13T19:01:00Z" w16du:dateUtc="2026-04-13T23:01:00Z">
              <w:r>
                <w:t>1.9</w:t>
              </w:r>
            </w:ins>
          </w:p>
        </w:tc>
        <w:tc>
          <w:tcPr>
            <w:tcW w:w="1672" w:type="dxa"/>
          </w:tcPr>
          <w:p w14:paraId="473EBE41" w14:textId="2417DA0B" w:rsidR="00514A30" w:rsidRPr="000342F6" w:rsidRDefault="00514A30" w:rsidP="00514A30">
            <w:pPr>
              <w:rPr>
                <w:ins w:id="256" w:author="Ifeanyi Micheal Obinefo" w:date="2026-04-13T12:13:00Z" w16du:dateUtc="2026-04-13T16:13:00Z"/>
                <w:rFonts w:cs="Times New Roman"/>
                <w:rPrChange w:id="257" w:author="Ifeanyi Micheal Obinefo" w:date="2026-04-13T12:15:00Z" w16du:dateUtc="2026-04-13T16:15:00Z">
                  <w:rPr>
                    <w:ins w:id="258" w:author="Ifeanyi Micheal Obinefo" w:date="2026-04-13T12:13:00Z" w16du:dateUtc="2026-04-13T16:13:00Z"/>
                    <w:rFonts w:cs="Times New Roman"/>
                    <w:sz w:val="20"/>
                    <w:szCs w:val="20"/>
                  </w:rPr>
                </w:rPrChange>
              </w:rPr>
            </w:pPr>
            <w:ins w:id="259" w:author="Ifeanyi Micheal Obinefo" w:date="2026-04-13T19:01:00Z" w16du:dateUtc="2026-04-13T23:01:00Z">
              <w:r>
                <w:t>-6</w:t>
              </w:r>
            </w:ins>
          </w:p>
        </w:tc>
        <w:tc>
          <w:tcPr>
            <w:tcW w:w="1391" w:type="dxa"/>
          </w:tcPr>
          <w:p w14:paraId="4D15992E" w14:textId="73E7CFD3" w:rsidR="00514A30" w:rsidRPr="000342F6" w:rsidRDefault="00514A30" w:rsidP="00514A30">
            <w:pPr>
              <w:rPr>
                <w:ins w:id="260" w:author="Ifeanyi Micheal Obinefo" w:date="2026-04-13T12:13:00Z" w16du:dateUtc="2026-04-13T16:13:00Z"/>
                <w:rFonts w:cs="Times New Roman"/>
                <w:rPrChange w:id="261" w:author="Ifeanyi Micheal Obinefo" w:date="2026-04-13T12:15:00Z" w16du:dateUtc="2026-04-13T16:15:00Z">
                  <w:rPr>
                    <w:ins w:id="262" w:author="Ifeanyi Micheal Obinefo" w:date="2026-04-13T12:13:00Z" w16du:dateUtc="2026-04-13T16:13:00Z"/>
                    <w:rFonts w:cs="Times New Roman"/>
                    <w:sz w:val="20"/>
                    <w:szCs w:val="20"/>
                  </w:rPr>
                </w:rPrChange>
              </w:rPr>
            </w:pPr>
            <w:ins w:id="263" w:author="Ifeanyi Micheal Obinefo" w:date="2026-04-13T19:01:00Z" w16du:dateUtc="2026-04-13T23:01:00Z">
              <w:r>
                <w:t>6</w:t>
              </w:r>
            </w:ins>
          </w:p>
        </w:tc>
      </w:tr>
      <w:tr w:rsidR="00514A30" w:rsidRPr="001B1791" w14:paraId="230104BA" w14:textId="77777777" w:rsidTr="005E1260">
        <w:trPr>
          <w:ins w:id="264" w:author="Ifeanyi Micheal Obinefo" w:date="2026-04-13T12:15:00Z"/>
        </w:trPr>
        <w:tc>
          <w:tcPr>
            <w:tcW w:w="5091" w:type="dxa"/>
          </w:tcPr>
          <w:p w14:paraId="3B5F3900" w14:textId="436B3AB1" w:rsidR="00514A30" w:rsidRPr="000342F6" w:rsidRDefault="00EB315B" w:rsidP="00514A30">
            <w:pPr>
              <w:rPr>
                <w:ins w:id="265" w:author="Ifeanyi Micheal Obinefo" w:date="2026-04-13T12:15:00Z" w16du:dateUtc="2026-04-13T16:15:00Z"/>
                <w:rFonts w:cs="Times New Roman"/>
                <w:rPrChange w:id="266" w:author="Ifeanyi Micheal Obinefo" w:date="2026-04-13T12:15:00Z" w16du:dateUtc="2026-04-13T16:15:00Z">
                  <w:rPr>
                    <w:ins w:id="267" w:author="Ifeanyi Micheal Obinefo" w:date="2026-04-13T12:15:00Z" w16du:dateUtc="2026-04-13T16:15:00Z"/>
                    <w:rFonts w:cs="Times New Roman"/>
                    <w:sz w:val="20"/>
                    <w:szCs w:val="20"/>
                  </w:rPr>
                </w:rPrChange>
              </w:rPr>
            </w:pPr>
            <w:ins w:id="268" w:author="Ifeanyi Micheal Obinefo" w:date="2026-04-13T19:02:00Z" w16du:dateUtc="2026-04-13T23:02:00Z">
              <w:r>
                <w:t xml:space="preserve">HH </w:t>
              </w:r>
              <w:r w:rsidR="000F5780">
                <w:t>per ca</w:t>
              </w:r>
            </w:ins>
            <w:ins w:id="269" w:author="Ifeanyi Micheal Obinefo" w:date="2026-04-13T19:04:00Z" w16du:dateUtc="2026-04-13T23:04:00Z">
              <w:r w:rsidR="00950CBF">
                <w:t>pital Protein Consumption</w:t>
              </w:r>
            </w:ins>
            <w:ins w:id="270" w:author="Ifeanyi Micheal Obinefo" w:date="2026-04-13T19:12:00Z" w16du:dateUtc="2026-04-13T23:12:00Z">
              <w:r w:rsidR="008E37B3">
                <w:t>(‘000)</w:t>
              </w:r>
            </w:ins>
          </w:p>
        </w:tc>
        <w:tc>
          <w:tcPr>
            <w:tcW w:w="1744" w:type="dxa"/>
          </w:tcPr>
          <w:p w14:paraId="4F1A8B18" w14:textId="05C1D4A6" w:rsidR="00514A30" w:rsidRPr="000342F6" w:rsidRDefault="00514A30" w:rsidP="00514A30">
            <w:pPr>
              <w:rPr>
                <w:ins w:id="271" w:author="Ifeanyi Micheal Obinefo" w:date="2026-04-13T12:15:00Z" w16du:dateUtc="2026-04-13T16:15:00Z"/>
                <w:rFonts w:cs="Times New Roman"/>
                <w:rPrChange w:id="272" w:author="Ifeanyi Micheal Obinefo" w:date="2026-04-13T12:15:00Z" w16du:dateUtc="2026-04-13T16:15:00Z">
                  <w:rPr>
                    <w:ins w:id="273" w:author="Ifeanyi Micheal Obinefo" w:date="2026-04-13T12:15:00Z" w16du:dateUtc="2026-04-13T16:15:00Z"/>
                    <w:rFonts w:cs="Times New Roman"/>
                    <w:sz w:val="20"/>
                    <w:szCs w:val="20"/>
                  </w:rPr>
                </w:rPrChange>
              </w:rPr>
            </w:pPr>
            <w:ins w:id="274" w:author="Ifeanyi Micheal Obinefo" w:date="2026-04-13T19:01:00Z" w16du:dateUtc="2026-04-13T23:01:00Z">
              <w:r>
                <w:t>173</w:t>
              </w:r>
            </w:ins>
            <w:ins w:id="275" w:author="Ifeanyi Micheal Obinefo" w:date="2026-04-13T19:12:00Z" w16du:dateUtc="2026-04-13T23:12:00Z">
              <w:r w:rsidR="008E37B3">
                <w:t>0</w:t>
              </w:r>
            </w:ins>
          </w:p>
        </w:tc>
        <w:tc>
          <w:tcPr>
            <w:tcW w:w="1748" w:type="dxa"/>
          </w:tcPr>
          <w:p w14:paraId="4856E63E" w14:textId="0C2055B5" w:rsidR="00514A30" w:rsidRPr="000342F6" w:rsidRDefault="00514A30" w:rsidP="00514A30">
            <w:pPr>
              <w:rPr>
                <w:ins w:id="276" w:author="Ifeanyi Micheal Obinefo" w:date="2026-04-13T12:15:00Z" w16du:dateUtc="2026-04-13T16:15:00Z"/>
                <w:rFonts w:cs="Times New Roman"/>
                <w:rPrChange w:id="277" w:author="Ifeanyi Micheal Obinefo" w:date="2026-04-13T12:15:00Z" w16du:dateUtc="2026-04-13T16:15:00Z">
                  <w:rPr>
                    <w:ins w:id="278" w:author="Ifeanyi Micheal Obinefo" w:date="2026-04-13T12:15:00Z" w16du:dateUtc="2026-04-13T16:15:00Z"/>
                    <w:rFonts w:cs="Times New Roman"/>
                    <w:sz w:val="20"/>
                    <w:szCs w:val="20"/>
                  </w:rPr>
                </w:rPrChange>
              </w:rPr>
            </w:pPr>
            <w:ins w:id="279" w:author="Ifeanyi Micheal Obinefo" w:date="2026-04-13T19:01:00Z" w16du:dateUtc="2026-04-13T23:01:00Z">
              <w:r>
                <w:t>0</w:t>
              </w:r>
            </w:ins>
          </w:p>
        </w:tc>
        <w:tc>
          <w:tcPr>
            <w:tcW w:w="1314" w:type="dxa"/>
          </w:tcPr>
          <w:p w14:paraId="48CBC026" w14:textId="2EE09917" w:rsidR="00514A30" w:rsidRPr="000342F6" w:rsidRDefault="00514A30" w:rsidP="00514A30">
            <w:pPr>
              <w:rPr>
                <w:ins w:id="280" w:author="Ifeanyi Micheal Obinefo" w:date="2026-04-13T12:15:00Z" w16du:dateUtc="2026-04-13T16:15:00Z"/>
                <w:rFonts w:cs="Times New Roman"/>
                <w:rPrChange w:id="281" w:author="Ifeanyi Micheal Obinefo" w:date="2026-04-13T12:15:00Z" w16du:dateUtc="2026-04-13T16:15:00Z">
                  <w:rPr>
                    <w:ins w:id="282" w:author="Ifeanyi Micheal Obinefo" w:date="2026-04-13T12:15:00Z" w16du:dateUtc="2026-04-13T16:15:00Z"/>
                    <w:rFonts w:cs="Times New Roman"/>
                    <w:sz w:val="20"/>
                    <w:szCs w:val="20"/>
                  </w:rPr>
                </w:rPrChange>
              </w:rPr>
            </w:pPr>
            <w:ins w:id="283" w:author="Ifeanyi Micheal Obinefo" w:date="2026-04-13T19:01:00Z" w16du:dateUtc="2026-04-13T23:01:00Z">
              <w:r>
                <w:t>437</w:t>
              </w:r>
            </w:ins>
            <w:ins w:id="284" w:author="Ifeanyi Micheal Obinefo" w:date="2026-04-13T19:12:00Z" w16du:dateUtc="2026-04-13T23:12:00Z">
              <w:r w:rsidR="005F3D5C">
                <w:t>3</w:t>
              </w:r>
            </w:ins>
          </w:p>
        </w:tc>
        <w:tc>
          <w:tcPr>
            <w:tcW w:w="1672" w:type="dxa"/>
          </w:tcPr>
          <w:p w14:paraId="4B9753A9" w14:textId="56E46B61" w:rsidR="00514A30" w:rsidRPr="000342F6" w:rsidRDefault="00514A30" w:rsidP="00514A30">
            <w:pPr>
              <w:rPr>
                <w:ins w:id="285" w:author="Ifeanyi Micheal Obinefo" w:date="2026-04-13T12:15:00Z" w16du:dateUtc="2026-04-13T16:15:00Z"/>
                <w:rFonts w:cs="Times New Roman"/>
                <w:rPrChange w:id="286" w:author="Ifeanyi Micheal Obinefo" w:date="2026-04-13T12:15:00Z" w16du:dateUtc="2026-04-13T16:15:00Z">
                  <w:rPr>
                    <w:ins w:id="287" w:author="Ifeanyi Micheal Obinefo" w:date="2026-04-13T12:15:00Z" w16du:dateUtc="2026-04-13T16:15:00Z"/>
                    <w:rFonts w:cs="Times New Roman"/>
                    <w:sz w:val="20"/>
                    <w:szCs w:val="20"/>
                  </w:rPr>
                </w:rPrChange>
              </w:rPr>
            </w:pPr>
            <w:ins w:id="288" w:author="Ifeanyi Micheal Obinefo" w:date="2026-04-13T19:01:00Z" w16du:dateUtc="2026-04-13T23:01:00Z">
              <w:r>
                <w:t>0</w:t>
              </w:r>
            </w:ins>
          </w:p>
        </w:tc>
        <w:tc>
          <w:tcPr>
            <w:tcW w:w="1391" w:type="dxa"/>
          </w:tcPr>
          <w:p w14:paraId="07715CC7" w14:textId="2A9A212D" w:rsidR="00514A30" w:rsidRPr="000342F6" w:rsidRDefault="00514A30" w:rsidP="00514A30">
            <w:pPr>
              <w:rPr>
                <w:ins w:id="289" w:author="Ifeanyi Micheal Obinefo" w:date="2026-04-13T12:15:00Z" w16du:dateUtc="2026-04-13T16:15:00Z"/>
                <w:rFonts w:cs="Times New Roman"/>
                <w:rPrChange w:id="290" w:author="Ifeanyi Micheal Obinefo" w:date="2026-04-13T12:15:00Z" w16du:dateUtc="2026-04-13T16:15:00Z">
                  <w:rPr>
                    <w:ins w:id="291" w:author="Ifeanyi Micheal Obinefo" w:date="2026-04-13T12:15:00Z" w16du:dateUtc="2026-04-13T16:15:00Z"/>
                    <w:rFonts w:cs="Times New Roman"/>
                    <w:sz w:val="20"/>
                    <w:szCs w:val="20"/>
                  </w:rPr>
                </w:rPrChange>
              </w:rPr>
            </w:pPr>
            <w:ins w:id="292" w:author="Ifeanyi Micheal Obinefo" w:date="2026-04-13T19:01:00Z" w16du:dateUtc="2026-04-13T23:01:00Z">
              <w:r>
                <w:t>568</w:t>
              </w:r>
            </w:ins>
            <w:ins w:id="293" w:author="Ifeanyi Micheal Obinefo" w:date="2026-04-13T19:12:00Z" w16du:dateUtc="2026-04-13T23:12:00Z">
              <w:r w:rsidR="005F3D5C">
                <w:t>0</w:t>
              </w:r>
            </w:ins>
          </w:p>
        </w:tc>
      </w:tr>
      <w:tr w:rsidR="003E5F6B" w:rsidRPr="001B1791" w14:paraId="3C6506F6" w14:textId="77777777" w:rsidTr="005E1260">
        <w:trPr>
          <w:ins w:id="294" w:author="Ifeanyi Micheal Obinefo" w:date="2026-04-13T12:13:00Z"/>
        </w:trPr>
        <w:tc>
          <w:tcPr>
            <w:tcW w:w="5091" w:type="dxa"/>
          </w:tcPr>
          <w:p w14:paraId="00EA3D30" w14:textId="77777777" w:rsidR="003E5F6B" w:rsidRPr="000342F6" w:rsidRDefault="003E5F6B" w:rsidP="005E1260">
            <w:pPr>
              <w:rPr>
                <w:ins w:id="295" w:author="Ifeanyi Micheal Obinefo" w:date="2026-04-13T12:13:00Z" w16du:dateUtc="2026-04-13T16:13:00Z"/>
                <w:rFonts w:cs="Times New Roman"/>
                <w:b/>
                <w:bCs/>
                <w:u w:val="single"/>
                <w:rPrChange w:id="296" w:author="Ifeanyi Micheal Obinefo" w:date="2026-04-13T12:15:00Z" w16du:dateUtc="2026-04-13T16:15:00Z">
                  <w:rPr>
                    <w:ins w:id="297" w:author="Ifeanyi Micheal Obinefo" w:date="2026-04-13T12:13:00Z" w16du:dateUtc="2026-04-13T16:13:00Z"/>
                    <w:rFonts w:cs="Times New Roman"/>
                    <w:b/>
                    <w:bCs/>
                    <w:sz w:val="20"/>
                    <w:szCs w:val="20"/>
                    <w:u w:val="single"/>
                  </w:rPr>
                </w:rPrChange>
              </w:rPr>
            </w:pPr>
            <w:ins w:id="298" w:author="Ifeanyi Micheal Obinefo" w:date="2026-04-13T12:13:00Z" w16du:dateUtc="2026-04-13T16:13:00Z">
              <w:r w:rsidRPr="000342F6">
                <w:rPr>
                  <w:rFonts w:cs="Times New Roman"/>
                  <w:b/>
                  <w:bCs/>
                  <w:u w:val="single"/>
                  <w:rPrChange w:id="299" w:author="Ifeanyi Micheal Obinefo" w:date="2026-04-13T12:15:00Z" w16du:dateUtc="2026-04-13T16:15:00Z">
                    <w:rPr>
                      <w:rFonts w:cs="Times New Roman"/>
                      <w:b/>
                      <w:bCs/>
                      <w:sz w:val="20"/>
                      <w:szCs w:val="20"/>
                      <w:u w:val="single"/>
                    </w:rPr>
                  </w:rPrChange>
                </w:rPr>
                <w:t>Explanatory Variables</w:t>
              </w:r>
            </w:ins>
          </w:p>
        </w:tc>
        <w:tc>
          <w:tcPr>
            <w:tcW w:w="1744" w:type="dxa"/>
          </w:tcPr>
          <w:p w14:paraId="353A134F" w14:textId="77777777" w:rsidR="003E5F6B" w:rsidRPr="000342F6" w:rsidRDefault="003E5F6B" w:rsidP="005E1260">
            <w:pPr>
              <w:rPr>
                <w:ins w:id="300" w:author="Ifeanyi Micheal Obinefo" w:date="2026-04-13T12:13:00Z" w16du:dateUtc="2026-04-13T16:13:00Z"/>
                <w:rFonts w:cs="Times New Roman"/>
                <w:rPrChange w:id="301" w:author="Ifeanyi Micheal Obinefo" w:date="2026-04-13T12:15:00Z" w16du:dateUtc="2026-04-13T16:15:00Z">
                  <w:rPr>
                    <w:ins w:id="302" w:author="Ifeanyi Micheal Obinefo" w:date="2026-04-13T12:13:00Z" w16du:dateUtc="2026-04-13T16:13:00Z"/>
                    <w:rFonts w:cs="Times New Roman"/>
                    <w:sz w:val="20"/>
                    <w:szCs w:val="20"/>
                  </w:rPr>
                </w:rPrChange>
              </w:rPr>
            </w:pPr>
          </w:p>
        </w:tc>
        <w:tc>
          <w:tcPr>
            <w:tcW w:w="1748" w:type="dxa"/>
          </w:tcPr>
          <w:p w14:paraId="1003925F" w14:textId="77777777" w:rsidR="003E5F6B" w:rsidRPr="000342F6" w:rsidRDefault="003E5F6B" w:rsidP="005E1260">
            <w:pPr>
              <w:rPr>
                <w:ins w:id="303" w:author="Ifeanyi Micheal Obinefo" w:date="2026-04-13T12:13:00Z" w16du:dateUtc="2026-04-13T16:13:00Z"/>
                <w:rFonts w:cs="Times New Roman"/>
                <w:rPrChange w:id="304" w:author="Ifeanyi Micheal Obinefo" w:date="2026-04-13T12:15:00Z" w16du:dateUtc="2026-04-13T16:15:00Z">
                  <w:rPr>
                    <w:ins w:id="305" w:author="Ifeanyi Micheal Obinefo" w:date="2026-04-13T12:13:00Z" w16du:dateUtc="2026-04-13T16:13:00Z"/>
                    <w:rFonts w:cs="Times New Roman"/>
                    <w:sz w:val="20"/>
                    <w:szCs w:val="20"/>
                  </w:rPr>
                </w:rPrChange>
              </w:rPr>
            </w:pPr>
          </w:p>
        </w:tc>
        <w:tc>
          <w:tcPr>
            <w:tcW w:w="1314" w:type="dxa"/>
          </w:tcPr>
          <w:p w14:paraId="74130F3A" w14:textId="77777777" w:rsidR="003E5F6B" w:rsidRPr="000342F6" w:rsidRDefault="003E5F6B" w:rsidP="005E1260">
            <w:pPr>
              <w:rPr>
                <w:ins w:id="306" w:author="Ifeanyi Micheal Obinefo" w:date="2026-04-13T12:13:00Z" w16du:dateUtc="2026-04-13T16:13:00Z"/>
                <w:rFonts w:cs="Times New Roman"/>
                <w:rPrChange w:id="307" w:author="Ifeanyi Micheal Obinefo" w:date="2026-04-13T12:15:00Z" w16du:dateUtc="2026-04-13T16:15:00Z">
                  <w:rPr>
                    <w:ins w:id="308" w:author="Ifeanyi Micheal Obinefo" w:date="2026-04-13T12:13:00Z" w16du:dateUtc="2026-04-13T16:13:00Z"/>
                    <w:rFonts w:cs="Times New Roman"/>
                    <w:sz w:val="20"/>
                    <w:szCs w:val="20"/>
                  </w:rPr>
                </w:rPrChange>
              </w:rPr>
            </w:pPr>
          </w:p>
        </w:tc>
        <w:tc>
          <w:tcPr>
            <w:tcW w:w="1672" w:type="dxa"/>
          </w:tcPr>
          <w:p w14:paraId="1A3C1BEC" w14:textId="77777777" w:rsidR="003E5F6B" w:rsidRPr="000342F6" w:rsidRDefault="003E5F6B" w:rsidP="005E1260">
            <w:pPr>
              <w:rPr>
                <w:ins w:id="309" w:author="Ifeanyi Micheal Obinefo" w:date="2026-04-13T12:13:00Z" w16du:dateUtc="2026-04-13T16:13:00Z"/>
                <w:rFonts w:cs="Times New Roman"/>
                <w:rPrChange w:id="310" w:author="Ifeanyi Micheal Obinefo" w:date="2026-04-13T12:15:00Z" w16du:dateUtc="2026-04-13T16:15:00Z">
                  <w:rPr>
                    <w:ins w:id="311" w:author="Ifeanyi Micheal Obinefo" w:date="2026-04-13T12:13:00Z" w16du:dateUtc="2026-04-13T16:13:00Z"/>
                    <w:rFonts w:cs="Times New Roman"/>
                    <w:sz w:val="20"/>
                    <w:szCs w:val="20"/>
                  </w:rPr>
                </w:rPrChange>
              </w:rPr>
            </w:pPr>
          </w:p>
        </w:tc>
        <w:tc>
          <w:tcPr>
            <w:tcW w:w="1391" w:type="dxa"/>
          </w:tcPr>
          <w:p w14:paraId="0F07E190" w14:textId="77777777" w:rsidR="003E5F6B" w:rsidRPr="000342F6" w:rsidRDefault="003E5F6B" w:rsidP="005E1260">
            <w:pPr>
              <w:rPr>
                <w:ins w:id="312" w:author="Ifeanyi Micheal Obinefo" w:date="2026-04-13T12:13:00Z" w16du:dateUtc="2026-04-13T16:13:00Z"/>
                <w:rFonts w:cs="Times New Roman"/>
                <w:rPrChange w:id="313" w:author="Ifeanyi Micheal Obinefo" w:date="2026-04-13T12:15:00Z" w16du:dateUtc="2026-04-13T16:15:00Z">
                  <w:rPr>
                    <w:ins w:id="314" w:author="Ifeanyi Micheal Obinefo" w:date="2026-04-13T12:13:00Z" w16du:dateUtc="2026-04-13T16:13:00Z"/>
                    <w:rFonts w:cs="Times New Roman"/>
                    <w:sz w:val="20"/>
                    <w:szCs w:val="20"/>
                  </w:rPr>
                </w:rPrChange>
              </w:rPr>
            </w:pPr>
          </w:p>
        </w:tc>
      </w:tr>
      <w:tr w:rsidR="00950CBF" w:rsidRPr="001B1791" w14:paraId="3A7A7EBF" w14:textId="77777777" w:rsidTr="005E1260">
        <w:trPr>
          <w:ins w:id="315" w:author="Ifeanyi Micheal Obinefo" w:date="2026-04-13T12:13:00Z"/>
        </w:trPr>
        <w:tc>
          <w:tcPr>
            <w:tcW w:w="5091" w:type="dxa"/>
          </w:tcPr>
          <w:p w14:paraId="0AC8E74F" w14:textId="49984452" w:rsidR="00950CBF" w:rsidRPr="000342F6" w:rsidRDefault="00585175" w:rsidP="00950CBF">
            <w:pPr>
              <w:rPr>
                <w:ins w:id="316" w:author="Ifeanyi Micheal Obinefo" w:date="2026-04-13T12:13:00Z" w16du:dateUtc="2026-04-13T16:13:00Z"/>
                <w:rFonts w:cs="Times New Roman"/>
                <w:rPrChange w:id="317" w:author="Ifeanyi Micheal Obinefo" w:date="2026-04-13T12:15:00Z" w16du:dateUtc="2026-04-13T16:15:00Z">
                  <w:rPr>
                    <w:ins w:id="318" w:author="Ifeanyi Micheal Obinefo" w:date="2026-04-13T12:13:00Z" w16du:dateUtc="2026-04-13T16:13:00Z"/>
                    <w:rFonts w:cs="Times New Roman"/>
                    <w:sz w:val="20"/>
                    <w:szCs w:val="20"/>
                  </w:rPr>
                </w:rPrChange>
              </w:rPr>
            </w:pPr>
            <w:ins w:id="319" w:author="Ifeanyi Micheal Obinefo" w:date="2026-04-13T19:05:00Z" w16du:dateUtc="2026-04-13T23:05:00Z">
              <w:r>
                <w:t>Value of Harvest</w:t>
              </w:r>
              <w:r w:rsidR="00BD0F39">
                <w:t xml:space="preserve"> per season</w:t>
              </w:r>
              <w:r>
                <w:t xml:space="preserve"> (NGN</w:t>
              </w:r>
            </w:ins>
            <w:ins w:id="320" w:author="Ifeanyi Micheal Obinefo" w:date="2026-04-13T19:13:00Z" w16du:dateUtc="2026-04-13T23:13:00Z">
              <w:r w:rsidR="00E71EE0">
                <w:t>’000</w:t>
              </w:r>
            </w:ins>
            <w:ins w:id="321" w:author="Ifeanyi Micheal Obinefo" w:date="2026-04-13T19:05:00Z" w16du:dateUtc="2026-04-13T23:05:00Z">
              <w:r w:rsidR="00BD0F39">
                <w:t>)</w:t>
              </w:r>
            </w:ins>
          </w:p>
        </w:tc>
        <w:tc>
          <w:tcPr>
            <w:tcW w:w="1744" w:type="dxa"/>
          </w:tcPr>
          <w:p w14:paraId="585E704E" w14:textId="52D829FF" w:rsidR="00950CBF" w:rsidRPr="000342F6" w:rsidRDefault="00950CBF" w:rsidP="00950CBF">
            <w:pPr>
              <w:rPr>
                <w:ins w:id="322" w:author="Ifeanyi Micheal Obinefo" w:date="2026-04-13T12:13:00Z" w16du:dateUtc="2026-04-13T16:13:00Z"/>
                <w:rFonts w:cs="Times New Roman"/>
                <w:rPrChange w:id="323" w:author="Ifeanyi Micheal Obinefo" w:date="2026-04-13T12:15:00Z" w16du:dateUtc="2026-04-13T16:15:00Z">
                  <w:rPr>
                    <w:ins w:id="324" w:author="Ifeanyi Micheal Obinefo" w:date="2026-04-13T12:13:00Z" w16du:dateUtc="2026-04-13T16:13:00Z"/>
                    <w:rFonts w:cs="Times New Roman"/>
                    <w:sz w:val="20"/>
                    <w:szCs w:val="20"/>
                  </w:rPr>
                </w:rPrChange>
              </w:rPr>
            </w:pPr>
            <w:ins w:id="325" w:author="Ifeanyi Micheal Obinefo" w:date="2026-04-13T19:04:00Z" w16du:dateUtc="2026-04-13T23:04:00Z">
              <w:r>
                <w:t>556</w:t>
              </w:r>
            </w:ins>
          </w:p>
        </w:tc>
        <w:tc>
          <w:tcPr>
            <w:tcW w:w="1748" w:type="dxa"/>
          </w:tcPr>
          <w:p w14:paraId="3A07396D" w14:textId="5A8E5859" w:rsidR="00950CBF" w:rsidRPr="000342F6" w:rsidRDefault="00950CBF" w:rsidP="00950CBF">
            <w:pPr>
              <w:rPr>
                <w:ins w:id="326" w:author="Ifeanyi Micheal Obinefo" w:date="2026-04-13T12:13:00Z" w16du:dateUtc="2026-04-13T16:13:00Z"/>
                <w:rFonts w:cs="Times New Roman"/>
                <w:rPrChange w:id="327" w:author="Ifeanyi Micheal Obinefo" w:date="2026-04-13T12:15:00Z" w16du:dateUtc="2026-04-13T16:15:00Z">
                  <w:rPr>
                    <w:ins w:id="328" w:author="Ifeanyi Micheal Obinefo" w:date="2026-04-13T12:13:00Z" w16du:dateUtc="2026-04-13T16:13:00Z"/>
                    <w:rFonts w:cs="Times New Roman"/>
                    <w:sz w:val="20"/>
                    <w:szCs w:val="20"/>
                  </w:rPr>
                </w:rPrChange>
              </w:rPr>
            </w:pPr>
            <w:ins w:id="329" w:author="Ifeanyi Micheal Obinefo" w:date="2026-04-13T19:04:00Z" w16du:dateUtc="2026-04-13T23:04:00Z">
              <w:r>
                <w:t>282</w:t>
              </w:r>
            </w:ins>
          </w:p>
        </w:tc>
        <w:tc>
          <w:tcPr>
            <w:tcW w:w="1314" w:type="dxa"/>
          </w:tcPr>
          <w:p w14:paraId="4232E350" w14:textId="7FB04705" w:rsidR="00950CBF" w:rsidRPr="000342F6" w:rsidRDefault="00950CBF" w:rsidP="00950CBF">
            <w:pPr>
              <w:rPr>
                <w:ins w:id="330" w:author="Ifeanyi Micheal Obinefo" w:date="2026-04-13T12:13:00Z" w16du:dateUtc="2026-04-13T16:13:00Z"/>
                <w:rFonts w:cs="Times New Roman"/>
                <w:rPrChange w:id="331" w:author="Ifeanyi Micheal Obinefo" w:date="2026-04-13T12:15:00Z" w16du:dateUtc="2026-04-13T16:15:00Z">
                  <w:rPr>
                    <w:ins w:id="332" w:author="Ifeanyi Micheal Obinefo" w:date="2026-04-13T12:13:00Z" w16du:dateUtc="2026-04-13T16:13:00Z"/>
                    <w:rFonts w:cs="Times New Roman"/>
                    <w:sz w:val="20"/>
                    <w:szCs w:val="20"/>
                  </w:rPr>
                </w:rPrChange>
              </w:rPr>
            </w:pPr>
            <w:ins w:id="333" w:author="Ifeanyi Micheal Obinefo" w:date="2026-04-13T19:04:00Z" w16du:dateUtc="2026-04-13T23:04:00Z">
              <w:r>
                <w:t>774</w:t>
              </w:r>
            </w:ins>
          </w:p>
        </w:tc>
        <w:tc>
          <w:tcPr>
            <w:tcW w:w="1672" w:type="dxa"/>
          </w:tcPr>
          <w:p w14:paraId="3547504D" w14:textId="0AFC75C9" w:rsidR="00950CBF" w:rsidRPr="000342F6" w:rsidRDefault="00950CBF" w:rsidP="00950CBF">
            <w:pPr>
              <w:rPr>
                <w:ins w:id="334" w:author="Ifeanyi Micheal Obinefo" w:date="2026-04-13T12:13:00Z" w16du:dateUtc="2026-04-13T16:13:00Z"/>
                <w:rFonts w:cs="Times New Roman"/>
                <w:rPrChange w:id="335" w:author="Ifeanyi Micheal Obinefo" w:date="2026-04-13T12:15:00Z" w16du:dateUtc="2026-04-13T16:15:00Z">
                  <w:rPr>
                    <w:ins w:id="336" w:author="Ifeanyi Micheal Obinefo" w:date="2026-04-13T12:13:00Z" w16du:dateUtc="2026-04-13T16:13:00Z"/>
                    <w:rFonts w:cs="Times New Roman"/>
                    <w:sz w:val="20"/>
                    <w:szCs w:val="20"/>
                  </w:rPr>
                </w:rPrChange>
              </w:rPr>
            </w:pPr>
            <w:ins w:id="337" w:author="Ifeanyi Micheal Obinefo" w:date="2026-04-13T19:04:00Z" w16du:dateUtc="2026-04-13T23:04:00Z">
              <w:r>
                <w:t>0.</w:t>
              </w:r>
            </w:ins>
          </w:p>
        </w:tc>
        <w:tc>
          <w:tcPr>
            <w:tcW w:w="1391" w:type="dxa"/>
          </w:tcPr>
          <w:p w14:paraId="0BE06474" w14:textId="267F1EB4" w:rsidR="00950CBF" w:rsidRPr="000342F6" w:rsidRDefault="00950CBF" w:rsidP="00950CBF">
            <w:pPr>
              <w:rPr>
                <w:ins w:id="338" w:author="Ifeanyi Micheal Obinefo" w:date="2026-04-13T12:13:00Z" w16du:dateUtc="2026-04-13T16:13:00Z"/>
                <w:rFonts w:cs="Times New Roman"/>
                <w:rPrChange w:id="339" w:author="Ifeanyi Micheal Obinefo" w:date="2026-04-13T12:15:00Z" w16du:dateUtc="2026-04-13T16:15:00Z">
                  <w:rPr>
                    <w:ins w:id="340" w:author="Ifeanyi Micheal Obinefo" w:date="2026-04-13T12:13:00Z" w16du:dateUtc="2026-04-13T16:13:00Z"/>
                    <w:rFonts w:cs="Times New Roman"/>
                    <w:sz w:val="20"/>
                    <w:szCs w:val="20"/>
                  </w:rPr>
                </w:rPrChange>
              </w:rPr>
            </w:pPr>
            <w:ins w:id="341" w:author="Ifeanyi Micheal Obinefo" w:date="2026-04-13T19:04:00Z" w16du:dateUtc="2026-04-13T23:04:00Z">
              <w:r>
                <w:t>697</w:t>
              </w:r>
            </w:ins>
          </w:p>
        </w:tc>
      </w:tr>
      <w:tr w:rsidR="00950CBF" w:rsidRPr="001B1791" w14:paraId="3F6FB616" w14:textId="77777777" w:rsidTr="005E1260">
        <w:trPr>
          <w:ins w:id="342" w:author="Ifeanyi Micheal Obinefo" w:date="2026-04-13T12:13:00Z"/>
        </w:trPr>
        <w:tc>
          <w:tcPr>
            <w:tcW w:w="5091" w:type="dxa"/>
          </w:tcPr>
          <w:p w14:paraId="085D3F9B" w14:textId="378167C0" w:rsidR="00950CBF" w:rsidRPr="000342F6" w:rsidRDefault="00291557" w:rsidP="00950CBF">
            <w:pPr>
              <w:rPr>
                <w:ins w:id="343" w:author="Ifeanyi Micheal Obinefo" w:date="2026-04-13T12:13:00Z" w16du:dateUtc="2026-04-13T16:13:00Z"/>
                <w:rFonts w:cs="Times New Roman"/>
                <w:rPrChange w:id="344" w:author="Ifeanyi Micheal Obinefo" w:date="2026-04-13T12:15:00Z" w16du:dateUtc="2026-04-13T16:15:00Z">
                  <w:rPr>
                    <w:ins w:id="345" w:author="Ifeanyi Micheal Obinefo" w:date="2026-04-13T12:13:00Z" w16du:dateUtc="2026-04-13T16:13:00Z"/>
                    <w:rFonts w:cs="Times New Roman"/>
                    <w:sz w:val="20"/>
                    <w:szCs w:val="20"/>
                  </w:rPr>
                </w:rPrChange>
              </w:rPr>
            </w:pPr>
            <w:ins w:id="346" w:author="Ifeanyi Micheal Obinefo" w:date="2026-04-13T19:06:00Z" w16du:dateUtc="2026-04-13T23:06:00Z">
              <w:r>
                <w:t xml:space="preserve">Agricultural </w:t>
              </w:r>
            </w:ins>
            <w:ins w:id="347" w:author="Ifeanyi Micheal Obinefo" w:date="2026-04-13T19:04:00Z" w16du:dateUtc="2026-04-13T23:04:00Z">
              <w:r w:rsidR="00BD0F39">
                <w:t>S</w:t>
              </w:r>
              <w:r w:rsidR="00950CBF">
                <w:t>hock</w:t>
              </w:r>
            </w:ins>
            <w:ins w:id="348" w:author="Ifeanyi Micheal Obinefo" w:date="2026-04-13T19:05:00Z" w16du:dateUtc="2026-04-13T23:05:00Z">
              <w:r w:rsidR="00BD0F39">
                <w:t xml:space="preserve"> </w:t>
              </w:r>
            </w:ins>
            <w:ins w:id="349" w:author="Ifeanyi Micheal Obinefo" w:date="2026-04-13T19:06:00Z" w16du:dateUtc="2026-04-13T23:06:00Z">
              <w:r w:rsidR="00BD0F39">
                <w:t>(=1)</w:t>
              </w:r>
            </w:ins>
          </w:p>
        </w:tc>
        <w:tc>
          <w:tcPr>
            <w:tcW w:w="1744" w:type="dxa"/>
          </w:tcPr>
          <w:p w14:paraId="7C5DC518" w14:textId="42200CBC" w:rsidR="00950CBF" w:rsidRPr="000342F6" w:rsidRDefault="00950CBF" w:rsidP="00950CBF">
            <w:pPr>
              <w:rPr>
                <w:ins w:id="350" w:author="Ifeanyi Micheal Obinefo" w:date="2026-04-13T12:13:00Z" w16du:dateUtc="2026-04-13T16:13:00Z"/>
                <w:rFonts w:cs="Times New Roman"/>
                <w:rPrChange w:id="351" w:author="Ifeanyi Micheal Obinefo" w:date="2026-04-13T12:15:00Z" w16du:dateUtc="2026-04-13T16:15:00Z">
                  <w:rPr>
                    <w:ins w:id="352" w:author="Ifeanyi Micheal Obinefo" w:date="2026-04-13T12:13:00Z" w16du:dateUtc="2026-04-13T16:13:00Z"/>
                    <w:rFonts w:cs="Times New Roman"/>
                    <w:sz w:val="20"/>
                    <w:szCs w:val="20"/>
                  </w:rPr>
                </w:rPrChange>
              </w:rPr>
            </w:pPr>
            <w:ins w:id="353" w:author="Ifeanyi Micheal Obinefo" w:date="2026-04-13T19:04:00Z" w16du:dateUtc="2026-04-13T23:04:00Z">
              <w:r>
                <w:t>0.46</w:t>
              </w:r>
            </w:ins>
          </w:p>
        </w:tc>
        <w:tc>
          <w:tcPr>
            <w:tcW w:w="1748" w:type="dxa"/>
          </w:tcPr>
          <w:p w14:paraId="345F14DE" w14:textId="199F3B86" w:rsidR="00950CBF" w:rsidRPr="000342F6" w:rsidRDefault="00950CBF" w:rsidP="00950CBF">
            <w:pPr>
              <w:rPr>
                <w:ins w:id="354" w:author="Ifeanyi Micheal Obinefo" w:date="2026-04-13T12:13:00Z" w16du:dateUtc="2026-04-13T16:13:00Z"/>
                <w:rFonts w:cs="Times New Roman"/>
                <w:rPrChange w:id="355" w:author="Ifeanyi Micheal Obinefo" w:date="2026-04-13T12:15:00Z" w16du:dateUtc="2026-04-13T16:15:00Z">
                  <w:rPr>
                    <w:ins w:id="356" w:author="Ifeanyi Micheal Obinefo" w:date="2026-04-13T12:13:00Z" w16du:dateUtc="2026-04-13T16:13:00Z"/>
                    <w:rFonts w:cs="Times New Roman"/>
                    <w:sz w:val="20"/>
                    <w:szCs w:val="20"/>
                  </w:rPr>
                </w:rPrChange>
              </w:rPr>
            </w:pPr>
            <w:ins w:id="357" w:author="Ifeanyi Micheal Obinefo" w:date="2026-04-13T19:04:00Z" w16du:dateUtc="2026-04-13T23:04:00Z">
              <w:r>
                <w:t>0</w:t>
              </w:r>
            </w:ins>
          </w:p>
        </w:tc>
        <w:tc>
          <w:tcPr>
            <w:tcW w:w="1314" w:type="dxa"/>
          </w:tcPr>
          <w:p w14:paraId="3EB058E6" w14:textId="25F7E6D5" w:rsidR="00950CBF" w:rsidRPr="000342F6" w:rsidRDefault="00950CBF" w:rsidP="00950CBF">
            <w:pPr>
              <w:rPr>
                <w:ins w:id="358" w:author="Ifeanyi Micheal Obinefo" w:date="2026-04-13T12:13:00Z" w16du:dateUtc="2026-04-13T16:13:00Z"/>
                <w:rFonts w:cs="Times New Roman"/>
                <w:rPrChange w:id="359" w:author="Ifeanyi Micheal Obinefo" w:date="2026-04-13T12:15:00Z" w16du:dateUtc="2026-04-13T16:15:00Z">
                  <w:rPr>
                    <w:ins w:id="360" w:author="Ifeanyi Micheal Obinefo" w:date="2026-04-13T12:13:00Z" w16du:dateUtc="2026-04-13T16:13:00Z"/>
                    <w:rFonts w:cs="Times New Roman"/>
                    <w:sz w:val="20"/>
                    <w:szCs w:val="20"/>
                  </w:rPr>
                </w:rPrChange>
              </w:rPr>
            </w:pPr>
            <w:ins w:id="361" w:author="Ifeanyi Micheal Obinefo" w:date="2026-04-13T19:04:00Z" w16du:dateUtc="2026-04-13T23:04:00Z">
              <w:r>
                <w:t>0.</w:t>
              </w:r>
            </w:ins>
            <w:ins w:id="362" w:author="Ifeanyi Micheal Obinefo" w:date="2026-04-13T19:48:00Z" w16du:dateUtc="2026-04-13T23:48:00Z">
              <w:r w:rsidR="00673C96">
                <w:t>5</w:t>
              </w:r>
            </w:ins>
          </w:p>
        </w:tc>
        <w:tc>
          <w:tcPr>
            <w:tcW w:w="1672" w:type="dxa"/>
          </w:tcPr>
          <w:p w14:paraId="0E4F37A4" w14:textId="0EA190C5" w:rsidR="00950CBF" w:rsidRPr="000342F6" w:rsidRDefault="00950CBF" w:rsidP="00950CBF">
            <w:pPr>
              <w:rPr>
                <w:ins w:id="363" w:author="Ifeanyi Micheal Obinefo" w:date="2026-04-13T12:13:00Z" w16du:dateUtc="2026-04-13T16:13:00Z"/>
                <w:rFonts w:cs="Times New Roman"/>
                <w:rPrChange w:id="364" w:author="Ifeanyi Micheal Obinefo" w:date="2026-04-13T12:15:00Z" w16du:dateUtc="2026-04-13T16:15:00Z">
                  <w:rPr>
                    <w:ins w:id="365" w:author="Ifeanyi Micheal Obinefo" w:date="2026-04-13T12:13:00Z" w16du:dateUtc="2026-04-13T16:13:00Z"/>
                    <w:rFonts w:cs="Times New Roman"/>
                    <w:sz w:val="20"/>
                    <w:szCs w:val="20"/>
                  </w:rPr>
                </w:rPrChange>
              </w:rPr>
            </w:pPr>
            <w:ins w:id="366" w:author="Ifeanyi Micheal Obinefo" w:date="2026-04-13T19:04:00Z" w16du:dateUtc="2026-04-13T23:04:00Z">
              <w:r>
                <w:t>0</w:t>
              </w:r>
            </w:ins>
          </w:p>
        </w:tc>
        <w:tc>
          <w:tcPr>
            <w:tcW w:w="1391" w:type="dxa"/>
          </w:tcPr>
          <w:p w14:paraId="10163804" w14:textId="058647C3" w:rsidR="00950CBF" w:rsidRPr="000342F6" w:rsidRDefault="00950CBF" w:rsidP="00950CBF">
            <w:pPr>
              <w:rPr>
                <w:ins w:id="367" w:author="Ifeanyi Micheal Obinefo" w:date="2026-04-13T12:13:00Z" w16du:dateUtc="2026-04-13T16:13:00Z"/>
                <w:rFonts w:cs="Times New Roman"/>
                <w:rPrChange w:id="368" w:author="Ifeanyi Micheal Obinefo" w:date="2026-04-13T12:15:00Z" w16du:dateUtc="2026-04-13T16:15:00Z">
                  <w:rPr>
                    <w:ins w:id="369" w:author="Ifeanyi Micheal Obinefo" w:date="2026-04-13T12:13:00Z" w16du:dateUtc="2026-04-13T16:13:00Z"/>
                    <w:rFonts w:cs="Times New Roman"/>
                    <w:sz w:val="20"/>
                    <w:szCs w:val="20"/>
                  </w:rPr>
                </w:rPrChange>
              </w:rPr>
            </w:pPr>
            <w:ins w:id="370" w:author="Ifeanyi Micheal Obinefo" w:date="2026-04-13T19:04:00Z" w16du:dateUtc="2026-04-13T23:04:00Z">
              <w:r>
                <w:t>1</w:t>
              </w:r>
            </w:ins>
          </w:p>
        </w:tc>
      </w:tr>
      <w:tr w:rsidR="00291557" w:rsidRPr="001B1791" w14:paraId="39A08B55" w14:textId="77777777" w:rsidTr="005E1260">
        <w:trPr>
          <w:ins w:id="371" w:author="Ifeanyi Micheal Obinefo" w:date="2026-04-13T19:06:00Z"/>
        </w:trPr>
        <w:tc>
          <w:tcPr>
            <w:tcW w:w="5091" w:type="dxa"/>
          </w:tcPr>
          <w:p w14:paraId="622E3BCF" w14:textId="46D2E994" w:rsidR="00291557" w:rsidRDefault="00291557" w:rsidP="00950CBF">
            <w:pPr>
              <w:rPr>
                <w:ins w:id="372" w:author="Ifeanyi Micheal Obinefo" w:date="2026-04-13T19:06:00Z" w16du:dateUtc="2026-04-13T23:06:00Z"/>
              </w:rPr>
            </w:pPr>
            <w:ins w:id="373" w:author="Ifeanyi Micheal Obinefo" w:date="2026-04-13T19:06:00Z" w16du:dateUtc="2026-04-13T23:06:00Z">
              <w:r>
                <w:t>Non Agricultural Shock (=1)</w:t>
              </w:r>
            </w:ins>
          </w:p>
        </w:tc>
        <w:tc>
          <w:tcPr>
            <w:tcW w:w="1744" w:type="dxa"/>
          </w:tcPr>
          <w:p w14:paraId="22B9686A" w14:textId="77777777" w:rsidR="00291557" w:rsidRDefault="00291557" w:rsidP="00950CBF">
            <w:pPr>
              <w:rPr>
                <w:ins w:id="374" w:author="Ifeanyi Micheal Obinefo" w:date="2026-04-13T19:06:00Z" w16du:dateUtc="2026-04-13T23:06:00Z"/>
              </w:rPr>
            </w:pPr>
          </w:p>
        </w:tc>
        <w:tc>
          <w:tcPr>
            <w:tcW w:w="1748" w:type="dxa"/>
          </w:tcPr>
          <w:p w14:paraId="3DE779C8" w14:textId="77777777" w:rsidR="00291557" w:rsidRDefault="00291557" w:rsidP="00950CBF">
            <w:pPr>
              <w:rPr>
                <w:ins w:id="375" w:author="Ifeanyi Micheal Obinefo" w:date="2026-04-13T19:06:00Z" w16du:dateUtc="2026-04-13T23:06:00Z"/>
              </w:rPr>
            </w:pPr>
          </w:p>
        </w:tc>
        <w:tc>
          <w:tcPr>
            <w:tcW w:w="1314" w:type="dxa"/>
          </w:tcPr>
          <w:p w14:paraId="7437CE3C" w14:textId="77777777" w:rsidR="00291557" w:rsidRDefault="00291557" w:rsidP="00950CBF">
            <w:pPr>
              <w:rPr>
                <w:ins w:id="376" w:author="Ifeanyi Micheal Obinefo" w:date="2026-04-13T19:06:00Z" w16du:dateUtc="2026-04-13T23:06:00Z"/>
              </w:rPr>
            </w:pPr>
          </w:p>
        </w:tc>
        <w:tc>
          <w:tcPr>
            <w:tcW w:w="1672" w:type="dxa"/>
          </w:tcPr>
          <w:p w14:paraId="1BEFD92C" w14:textId="77777777" w:rsidR="00291557" w:rsidRDefault="00291557" w:rsidP="00950CBF">
            <w:pPr>
              <w:rPr>
                <w:ins w:id="377" w:author="Ifeanyi Micheal Obinefo" w:date="2026-04-13T19:06:00Z" w16du:dateUtc="2026-04-13T23:06:00Z"/>
              </w:rPr>
            </w:pPr>
          </w:p>
        </w:tc>
        <w:tc>
          <w:tcPr>
            <w:tcW w:w="1391" w:type="dxa"/>
          </w:tcPr>
          <w:p w14:paraId="5B6B2CBF" w14:textId="77777777" w:rsidR="00291557" w:rsidRDefault="00291557" w:rsidP="00950CBF">
            <w:pPr>
              <w:rPr>
                <w:ins w:id="378" w:author="Ifeanyi Micheal Obinefo" w:date="2026-04-13T19:06:00Z" w16du:dateUtc="2026-04-13T23:06:00Z"/>
              </w:rPr>
            </w:pPr>
          </w:p>
        </w:tc>
      </w:tr>
      <w:tr w:rsidR="00950CBF" w:rsidRPr="001B1791" w14:paraId="3C03D652" w14:textId="77777777" w:rsidTr="005E1260">
        <w:trPr>
          <w:ins w:id="379" w:author="Ifeanyi Micheal Obinefo" w:date="2026-04-13T12:13:00Z"/>
        </w:trPr>
        <w:tc>
          <w:tcPr>
            <w:tcW w:w="5091" w:type="dxa"/>
          </w:tcPr>
          <w:p w14:paraId="3BA95285" w14:textId="236E36FE" w:rsidR="00950CBF" w:rsidRPr="000342F6" w:rsidRDefault="00A82147" w:rsidP="00950CBF">
            <w:pPr>
              <w:rPr>
                <w:ins w:id="380" w:author="Ifeanyi Micheal Obinefo" w:date="2026-04-13T12:13:00Z" w16du:dateUtc="2026-04-13T16:13:00Z"/>
                <w:rFonts w:cs="Times New Roman"/>
                <w:rPrChange w:id="381" w:author="Ifeanyi Micheal Obinefo" w:date="2026-04-13T12:15:00Z" w16du:dateUtc="2026-04-13T16:15:00Z">
                  <w:rPr>
                    <w:ins w:id="382" w:author="Ifeanyi Micheal Obinefo" w:date="2026-04-13T12:13:00Z" w16du:dateUtc="2026-04-13T16:13:00Z"/>
                    <w:rFonts w:cs="Times New Roman"/>
                    <w:sz w:val="20"/>
                    <w:szCs w:val="20"/>
                  </w:rPr>
                </w:rPrChange>
              </w:rPr>
            </w:pPr>
            <w:ins w:id="383" w:author="Ifeanyi Micheal Obinefo" w:date="2026-04-13T19:06:00Z" w16du:dateUtc="2026-04-13T23:06:00Z">
              <w:r w:rsidRPr="00A971BD">
                <w:rPr>
                  <w:rFonts w:cs="Times New Roman"/>
                </w:rPr>
                <w:t>Distance to the nearest main market (km)</w:t>
              </w:r>
            </w:ins>
          </w:p>
        </w:tc>
        <w:tc>
          <w:tcPr>
            <w:tcW w:w="1744" w:type="dxa"/>
          </w:tcPr>
          <w:p w14:paraId="69CF7AB3" w14:textId="7C8CB46D" w:rsidR="00950CBF" w:rsidRPr="000342F6" w:rsidRDefault="007548F5" w:rsidP="00950CBF">
            <w:pPr>
              <w:rPr>
                <w:ins w:id="384" w:author="Ifeanyi Micheal Obinefo" w:date="2026-04-13T12:13:00Z" w16du:dateUtc="2026-04-13T16:13:00Z"/>
                <w:rFonts w:cs="Times New Roman"/>
                <w:rPrChange w:id="385" w:author="Ifeanyi Micheal Obinefo" w:date="2026-04-13T12:15:00Z" w16du:dateUtc="2026-04-13T16:15:00Z">
                  <w:rPr>
                    <w:ins w:id="386" w:author="Ifeanyi Micheal Obinefo" w:date="2026-04-13T12:13:00Z" w16du:dateUtc="2026-04-13T16:13:00Z"/>
                    <w:rFonts w:cs="Times New Roman"/>
                    <w:sz w:val="20"/>
                    <w:szCs w:val="20"/>
                  </w:rPr>
                </w:rPrChange>
              </w:rPr>
            </w:pPr>
            <w:ins w:id="387" w:author="Ifeanyi Micheal Obinefo" w:date="2026-04-13T19:13:00Z" w16du:dateUtc="2026-04-13T23:13:00Z">
              <w:r>
                <w:rPr>
                  <w:rFonts w:cs="Times New Roman"/>
                </w:rPr>
                <w:t>6</w:t>
              </w:r>
            </w:ins>
          </w:p>
        </w:tc>
        <w:tc>
          <w:tcPr>
            <w:tcW w:w="1748" w:type="dxa"/>
          </w:tcPr>
          <w:p w14:paraId="57A322AE" w14:textId="09436D84" w:rsidR="00950CBF" w:rsidRPr="000342F6" w:rsidRDefault="00950CBF" w:rsidP="00950CBF">
            <w:pPr>
              <w:rPr>
                <w:ins w:id="388" w:author="Ifeanyi Micheal Obinefo" w:date="2026-04-13T12:13:00Z" w16du:dateUtc="2026-04-13T16:13:00Z"/>
                <w:rFonts w:cs="Times New Roman"/>
                <w:rPrChange w:id="389" w:author="Ifeanyi Micheal Obinefo" w:date="2026-04-13T12:15:00Z" w16du:dateUtc="2026-04-13T16:15:00Z">
                  <w:rPr>
                    <w:ins w:id="390" w:author="Ifeanyi Micheal Obinefo" w:date="2026-04-13T12:13:00Z" w16du:dateUtc="2026-04-13T16:13:00Z"/>
                    <w:rFonts w:cs="Times New Roman"/>
                    <w:sz w:val="20"/>
                    <w:szCs w:val="20"/>
                  </w:rPr>
                </w:rPrChange>
              </w:rPr>
            </w:pPr>
            <w:ins w:id="391" w:author="Ifeanyi Micheal Obinefo" w:date="2026-04-13T19:04:00Z" w16du:dateUtc="2026-04-13T23:04:00Z">
              <w:r>
                <w:t>3.</w:t>
              </w:r>
            </w:ins>
          </w:p>
        </w:tc>
        <w:tc>
          <w:tcPr>
            <w:tcW w:w="1314" w:type="dxa"/>
          </w:tcPr>
          <w:p w14:paraId="28765E81" w14:textId="51A71A0D" w:rsidR="00950CBF" w:rsidRPr="000342F6" w:rsidRDefault="00950CBF" w:rsidP="00950CBF">
            <w:pPr>
              <w:rPr>
                <w:ins w:id="392" w:author="Ifeanyi Micheal Obinefo" w:date="2026-04-13T12:13:00Z" w16du:dateUtc="2026-04-13T16:13:00Z"/>
                <w:rFonts w:cs="Times New Roman"/>
                <w:rPrChange w:id="393" w:author="Ifeanyi Micheal Obinefo" w:date="2026-04-13T12:15:00Z" w16du:dateUtc="2026-04-13T16:15:00Z">
                  <w:rPr>
                    <w:ins w:id="394" w:author="Ifeanyi Micheal Obinefo" w:date="2026-04-13T12:13:00Z" w16du:dateUtc="2026-04-13T16:13:00Z"/>
                    <w:rFonts w:cs="Times New Roman"/>
                    <w:sz w:val="20"/>
                    <w:szCs w:val="20"/>
                  </w:rPr>
                </w:rPrChange>
              </w:rPr>
            </w:pPr>
            <w:ins w:id="395" w:author="Ifeanyi Micheal Obinefo" w:date="2026-04-13T19:04:00Z" w16du:dateUtc="2026-04-13T23:04:00Z">
              <w:r>
                <w:t>9</w:t>
              </w:r>
            </w:ins>
          </w:p>
        </w:tc>
        <w:tc>
          <w:tcPr>
            <w:tcW w:w="1672" w:type="dxa"/>
          </w:tcPr>
          <w:p w14:paraId="601446EA" w14:textId="2C3EDFCD" w:rsidR="00950CBF" w:rsidRPr="000342F6" w:rsidRDefault="00950CBF" w:rsidP="00950CBF">
            <w:pPr>
              <w:rPr>
                <w:ins w:id="396" w:author="Ifeanyi Micheal Obinefo" w:date="2026-04-13T12:13:00Z" w16du:dateUtc="2026-04-13T16:13:00Z"/>
                <w:rFonts w:cs="Times New Roman"/>
                <w:rPrChange w:id="397" w:author="Ifeanyi Micheal Obinefo" w:date="2026-04-13T12:15:00Z" w16du:dateUtc="2026-04-13T16:15:00Z">
                  <w:rPr>
                    <w:ins w:id="398" w:author="Ifeanyi Micheal Obinefo" w:date="2026-04-13T12:13:00Z" w16du:dateUtc="2026-04-13T16:13:00Z"/>
                    <w:rFonts w:cs="Times New Roman"/>
                    <w:sz w:val="20"/>
                    <w:szCs w:val="20"/>
                  </w:rPr>
                </w:rPrChange>
              </w:rPr>
            </w:pPr>
            <w:ins w:id="399" w:author="Ifeanyi Micheal Obinefo" w:date="2026-04-13T19:04:00Z" w16du:dateUtc="2026-04-13T23:04:00Z">
              <w:r>
                <w:t>0</w:t>
              </w:r>
            </w:ins>
          </w:p>
        </w:tc>
        <w:tc>
          <w:tcPr>
            <w:tcW w:w="1391" w:type="dxa"/>
          </w:tcPr>
          <w:p w14:paraId="04F166DD" w14:textId="05F03D8A" w:rsidR="00950CBF" w:rsidRPr="000342F6" w:rsidRDefault="00950CBF" w:rsidP="00950CBF">
            <w:pPr>
              <w:rPr>
                <w:ins w:id="400" w:author="Ifeanyi Micheal Obinefo" w:date="2026-04-13T12:13:00Z" w16du:dateUtc="2026-04-13T16:13:00Z"/>
                <w:rFonts w:cs="Times New Roman"/>
                <w:rPrChange w:id="401" w:author="Ifeanyi Micheal Obinefo" w:date="2026-04-13T12:15:00Z" w16du:dateUtc="2026-04-13T16:15:00Z">
                  <w:rPr>
                    <w:ins w:id="402" w:author="Ifeanyi Micheal Obinefo" w:date="2026-04-13T12:13:00Z" w16du:dateUtc="2026-04-13T16:13:00Z"/>
                    <w:rFonts w:cs="Times New Roman"/>
                    <w:sz w:val="20"/>
                    <w:szCs w:val="20"/>
                  </w:rPr>
                </w:rPrChange>
              </w:rPr>
            </w:pPr>
            <w:ins w:id="403" w:author="Ifeanyi Micheal Obinefo" w:date="2026-04-13T19:04:00Z" w16du:dateUtc="2026-04-13T23:04:00Z">
              <w:r>
                <w:t>50</w:t>
              </w:r>
            </w:ins>
          </w:p>
        </w:tc>
      </w:tr>
      <w:tr w:rsidR="00950CBF" w:rsidRPr="001B1791" w14:paraId="0645443F" w14:textId="77777777" w:rsidTr="005E1260">
        <w:trPr>
          <w:ins w:id="404" w:author="Ifeanyi Micheal Obinefo" w:date="2026-04-13T12:13:00Z"/>
        </w:trPr>
        <w:tc>
          <w:tcPr>
            <w:tcW w:w="5091" w:type="dxa"/>
          </w:tcPr>
          <w:p w14:paraId="7A41DDCE" w14:textId="7A7BE9BC" w:rsidR="00950CBF" w:rsidRPr="000342F6" w:rsidRDefault="0024690A" w:rsidP="00950CBF">
            <w:pPr>
              <w:rPr>
                <w:ins w:id="405" w:author="Ifeanyi Micheal Obinefo" w:date="2026-04-13T12:13:00Z" w16du:dateUtc="2026-04-13T16:13:00Z"/>
                <w:rFonts w:cs="Times New Roman"/>
                <w:rPrChange w:id="406" w:author="Ifeanyi Micheal Obinefo" w:date="2026-04-13T12:15:00Z" w16du:dateUtc="2026-04-13T16:15:00Z">
                  <w:rPr>
                    <w:ins w:id="407" w:author="Ifeanyi Micheal Obinefo" w:date="2026-04-13T12:13:00Z" w16du:dateUtc="2026-04-13T16:13:00Z"/>
                    <w:rFonts w:cs="Times New Roman"/>
                    <w:sz w:val="20"/>
                    <w:szCs w:val="20"/>
                  </w:rPr>
                </w:rPrChange>
              </w:rPr>
            </w:pPr>
            <w:ins w:id="408" w:author="Ifeanyi Micheal Obinefo" w:date="2026-04-13T19:07:00Z" w16du:dateUtc="2026-04-13T23:07:00Z">
              <w:r>
                <w:t xml:space="preserve">Real </w:t>
              </w:r>
              <w:r w:rsidRPr="00A971BD">
                <w:rPr>
                  <w:rFonts w:cs="Times New Roman"/>
                </w:rPr>
                <w:t>Maize price (</w:t>
              </w:r>
              <w:r>
                <w:rPr>
                  <w:rFonts w:cs="Times New Roman"/>
                </w:rPr>
                <w:t>NGN/kg</w:t>
              </w:r>
              <w:r w:rsidRPr="00A971BD">
                <w:rPr>
                  <w:rFonts w:cs="Times New Roman"/>
                </w:rPr>
                <w:t>)</w:t>
              </w:r>
            </w:ins>
          </w:p>
        </w:tc>
        <w:tc>
          <w:tcPr>
            <w:tcW w:w="1744" w:type="dxa"/>
          </w:tcPr>
          <w:p w14:paraId="4BE715C1" w14:textId="36BD6D01" w:rsidR="00950CBF" w:rsidRPr="000342F6" w:rsidRDefault="00950CBF" w:rsidP="00950CBF">
            <w:pPr>
              <w:rPr>
                <w:ins w:id="409" w:author="Ifeanyi Micheal Obinefo" w:date="2026-04-13T12:13:00Z" w16du:dateUtc="2026-04-13T16:13:00Z"/>
                <w:rFonts w:cs="Times New Roman"/>
                <w:rPrChange w:id="410" w:author="Ifeanyi Micheal Obinefo" w:date="2026-04-13T12:15:00Z" w16du:dateUtc="2026-04-13T16:15:00Z">
                  <w:rPr>
                    <w:ins w:id="411" w:author="Ifeanyi Micheal Obinefo" w:date="2026-04-13T12:13:00Z" w16du:dateUtc="2026-04-13T16:13:00Z"/>
                    <w:rFonts w:cs="Times New Roman"/>
                    <w:sz w:val="20"/>
                    <w:szCs w:val="20"/>
                  </w:rPr>
                </w:rPrChange>
              </w:rPr>
            </w:pPr>
            <w:ins w:id="412" w:author="Ifeanyi Micheal Obinefo" w:date="2026-04-13T19:04:00Z" w16du:dateUtc="2026-04-13T23:04:00Z">
              <w:r>
                <w:t>395</w:t>
              </w:r>
            </w:ins>
          </w:p>
        </w:tc>
        <w:tc>
          <w:tcPr>
            <w:tcW w:w="1748" w:type="dxa"/>
          </w:tcPr>
          <w:p w14:paraId="7B3A78EF" w14:textId="36FCEB20" w:rsidR="00950CBF" w:rsidRPr="000342F6" w:rsidRDefault="00950CBF" w:rsidP="00950CBF">
            <w:pPr>
              <w:rPr>
                <w:ins w:id="413" w:author="Ifeanyi Micheal Obinefo" w:date="2026-04-13T12:13:00Z" w16du:dateUtc="2026-04-13T16:13:00Z"/>
                <w:rFonts w:cs="Times New Roman"/>
                <w:rPrChange w:id="414" w:author="Ifeanyi Micheal Obinefo" w:date="2026-04-13T12:15:00Z" w16du:dateUtc="2026-04-13T16:15:00Z">
                  <w:rPr>
                    <w:ins w:id="415" w:author="Ifeanyi Micheal Obinefo" w:date="2026-04-13T12:13:00Z" w16du:dateUtc="2026-04-13T16:13:00Z"/>
                    <w:rFonts w:cs="Times New Roman"/>
                    <w:sz w:val="20"/>
                    <w:szCs w:val="20"/>
                  </w:rPr>
                </w:rPrChange>
              </w:rPr>
            </w:pPr>
            <w:ins w:id="416" w:author="Ifeanyi Micheal Obinefo" w:date="2026-04-13T19:04:00Z" w16du:dateUtc="2026-04-13T23:04:00Z">
              <w:r>
                <w:t>33</w:t>
              </w:r>
            </w:ins>
            <w:ins w:id="417" w:author="Ifeanyi Micheal Obinefo" w:date="2026-04-13T19:14:00Z" w16du:dateUtc="2026-04-13T23:14:00Z">
              <w:r w:rsidR="00FA37E3">
                <w:t>8</w:t>
              </w:r>
            </w:ins>
          </w:p>
        </w:tc>
        <w:tc>
          <w:tcPr>
            <w:tcW w:w="1314" w:type="dxa"/>
          </w:tcPr>
          <w:p w14:paraId="0D3E5147" w14:textId="2B58ECB9" w:rsidR="00950CBF" w:rsidRPr="000342F6" w:rsidRDefault="00950CBF" w:rsidP="00950CBF">
            <w:pPr>
              <w:rPr>
                <w:ins w:id="418" w:author="Ifeanyi Micheal Obinefo" w:date="2026-04-13T12:13:00Z" w16du:dateUtc="2026-04-13T16:13:00Z"/>
                <w:rFonts w:cs="Times New Roman"/>
                <w:rPrChange w:id="419" w:author="Ifeanyi Micheal Obinefo" w:date="2026-04-13T12:15:00Z" w16du:dateUtc="2026-04-13T16:15:00Z">
                  <w:rPr>
                    <w:ins w:id="420" w:author="Ifeanyi Micheal Obinefo" w:date="2026-04-13T12:13:00Z" w16du:dateUtc="2026-04-13T16:13:00Z"/>
                    <w:rFonts w:cs="Times New Roman"/>
                    <w:sz w:val="20"/>
                    <w:szCs w:val="20"/>
                  </w:rPr>
                </w:rPrChange>
              </w:rPr>
            </w:pPr>
            <w:ins w:id="421" w:author="Ifeanyi Micheal Obinefo" w:date="2026-04-13T19:04:00Z" w16du:dateUtc="2026-04-13T23:04:00Z">
              <w:r>
                <w:t>273</w:t>
              </w:r>
            </w:ins>
          </w:p>
        </w:tc>
        <w:tc>
          <w:tcPr>
            <w:tcW w:w="1672" w:type="dxa"/>
          </w:tcPr>
          <w:p w14:paraId="2AC0CC5D" w14:textId="1FD25C9C" w:rsidR="00950CBF" w:rsidRPr="000342F6" w:rsidRDefault="002D35D8" w:rsidP="00950CBF">
            <w:pPr>
              <w:rPr>
                <w:ins w:id="422" w:author="Ifeanyi Micheal Obinefo" w:date="2026-04-13T12:13:00Z" w16du:dateUtc="2026-04-13T16:13:00Z"/>
                <w:rFonts w:cs="Times New Roman"/>
                <w:rPrChange w:id="423" w:author="Ifeanyi Micheal Obinefo" w:date="2026-04-13T12:15:00Z" w16du:dateUtc="2026-04-13T16:15:00Z">
                  <w:rPr>
                    <w:ins w:id="424" w:author="Ifeanyi Micheal Obinefo" w:date="2026-04-13T12:13:00Z" w16du:dateUtc="2026-04-13T16:13:00Z"/>
                    <w:rFonts w:cs="Times New Roman"/>
                    <w:sz w:val="20"/>
                    <w:szCs w:val="20"/>
                  </w:rPr>
                </w:rPrChange>
              </w:rPr>
            </w:pPr>
            <w:ins w:id="425" w:author="Ifeanyi Micheal Obinefo" w:date="2026-04-13T19:48:00Z" w16du:dateUtc="2026-04-13T23:48:00Z">
              <w:r>
                <w:rPr>
                  <w:rFonts w:cs="Times New Roman"/>
                </w:rPr>
                <w:t>1</w:t>
              </w:r>
            </w:ins>
          </w:p>
        </w:tc>
        <w:tc>
          <w:tcPr>
            <w:tcW w:w="1391" w:type="dxa"/>
          </w:tcPr>
          <w:p w14:paraId="416CCEC5" w14:textId="26840CD2" w:rsidR="00950CBF" w:rsidRPr="000342F6" w:rsidRDefault="00950CBF" w:rsidP="00950CBF">
            <w:pPr>
              <w:rPr>
                <w:ins w:id="426" w:author="Ifeanyi Micheal Obinefo" w:date="2026-04-13T12:13:00Z" w16du:dateUtc="2026-04-13T16:13:00Z"/>
                <w:rFonts w:cs="Times New Roman"/>
                <w:highlight w:val="yellow"/>
                <w:rPrChange w:id="427" w:author="Ifeanyi Micheal Obinefo" w:date="2026-04-13T12:15:00Z" w16du:dateUtc="2026-04-13T16:15:00Z">
                  <w:rPr>
                    <w:ins w:id="428" w:author="Ifeanyi Micheal Obinefo" w:date="2026-04-13T12:13:00Z" w16du:dateUtc="2026-04-13T16:13:00Z"/>
                    <w:rFonts w:cs="Times New Roman"/>
                    <w:sz w:val="20"/>
                    <w:szCs w:val="20"/>
                    <w:highlight w:val="yellow"/>
                  </w:rPr>
                </w:rPrChange>
              </w:rPr>
            </w:pPr>
            <w:ins w:id="429" w:author="Ifeanyi Micheal Obinefo" w:date="2026-04-13T19:04:00Z" w16du:dateUtc="2026-04-13T23:04:00Z">
              <w:r>
                <w:t>3798</w:t>
              </w:r>
            </w:ins>
          </w:p>
        </w:tc>
      </w:tr>
      <w:tr w:rsidR="00E050A9" w:rsidRPr="001B1791" w14:paraId="117ECF9B" w14:textId="77777777" w:rsidTr="005E1260">
        <w:trPr>
          <w:ins w:id="430" w:author="Ifeanyi Micheal Obinefo" w:date="2026-04-13T12:13:00Z"/>
        </w:trPr>
        <w:tc>
          <w:tcPr>
            <w:tcW w:w="5091" w:type="dxa"/>
          </w:tcPr>
          <w:p w14:paraId="2A57CED9" w14:textId="30D7A089" w:rsidR="00E050A9" w:rsidRPr="000342F6" w:rsidRDefault="00E050A9" w:rsidP="00E050A9">
            <w:pPr>
              <w:rPr>
                <w:ins w:id="431" w:author="Ifeanyi Micheal Obinefo" w:date="2026-04-13T12:13:00Z" w16du:dateUtc="2026-04-13T16:13:00Z"/>
                <w:rFonts w:cs="Times New Roman"/>
                <w:rPrChange w:id="432" w:author="Ifeanyi Micheal Obinefo" w:date="2026-04-13T12:15:00Z" w16du:dateUtc="2026-04-13T16:15:00Z">
                  <w:rPr>
                    <w:ins w:id="433" w:author="Ifeanyi Micheal Obinefo" w:date="2026-04-13T12:13:00Z" w16du:dateUtc="2026-04-13T16:13:00Z"/>
                    <w:rFonts w:cs="Times New Roman"/>
                    <w:sz w:val="20"/>
                    <w:szCs w:val="20"/>
                  </w:rPr>
                </w:rPrChange>
              </w:rPr>
            </w:pPr>
            <w:ins w:id="434" w:author="Ifeanyi Micheal Obinefo" w:date="2026-04-13T19:07:00Z" w16du:dateUtc="2026-04-13T23:07:00Z">
              <w:r w:rsidRPr="00A971BD">
                <w:rPr>
                  <w:rFonts w:cs="Times New Roman"/>
                </w:rPr>
                <w:t>Soil (=1 if good)</w:t>
              </w:r>
            </w:ins>
          </w:p>
        </w:tc>
        <w:tc>
          <w:tcPr>
            <w:tcW w:w="1744" w:type="dxa"/>
          </w:tcPr>
          <w:p w14:paraId="05A729E3" w14:textId="1B5DB0C7" w:rsidR="00E050A9" w:rsidRPr="000342F6" w:rsidRDefault="00E050A9" w:rsidP="00E050A9">
            <w:pPr>
              <w:rPr>
                <w:ins w:id="435" w:author="Ifeanyi Micheal Obinefo" w:date="2026-04-13T12:13:00Z" w16du:dateUtc="2026-04-13T16:13:00Z"/>
                <w:rFonts w:cs="Times New Roman"/>
                <w:rPrChange w:id="436" w:author="Ifeanyi Micheal Obinefo" w:date="2026-04-13T12:15:00Z" w16du:dateUtc="2026-04-13T16:15:00Z">
                  <w:rPr>
                    <w:ins w:id="437" w:author="Ifeanyi Micheal Obinefo" w:date="2026-04-13T12:13:00Z" w16du:dateUtc="2026-04-13T16:13:00Z"/>
                    <w:rFonts w:cs="Times New Roman"/>
                    <w:sz w:val="20"/>
                    <w:szCs w:val="20"/>
                  </w:rPr>
                </w:rPrChange>
              </w:rPr>
            </w:pPr>
            <w:ins w:id="438" w:author="Ifeanyi Micheal Obinefo" w:date="2026-04-13T19:04:00Z" w16du:dateUtc="2026-04-13T23:04:00Z">
              <w:r>
                <w:t>0.4</w:t>
              </w:r>
            </w:ins>
          </w:p>
        </w:tc>
        <w:tc>
          <w:tcPr>
            <w:tcW w:w="1748" w:type="dxa"/>
          </w:tcPr>
          <w:p w14:paraId="78FE8EC7" w14:textId="41C7474B" w:rsidR="00E050A9" w:rsidRPr="000342F6" w:rsidRDefault="00E050A9" w:rsidP="00E050A9">
            <w:pPr>
              <w:rPr>
                <w:ins w:id="439" w:author="Ifeanyi Micheal Obinefo" w:date="2026-04-13T12:13:00Z" w16du:dateUtc="2026-04-13T16:13:00Z"/>
                <w:rFonts w:cs="Times New Roman"/>
                <w:rPrChange w:id="440" w:author="Ifeanyi Micheal Obinefo" w:date="2026-04-13T12:15:00Z" w16du:dateUtc="2026-04-13T16:15:00Z">
                  <w:rPr>
                    <w:ins w:id="441" w:author="Ifeanyi Micheal Obinefo" w:date="2026-04-13T12:13:00Z" w16du:dateUtc="2026-04-13T16:13:00Z"/>
                    <w:rFonts w:cs="Times New Roman"/>
                    <w:sz w:val="20"/>
                    <w:szCs w:val="20"/>
                  </w:rPr>
                </w:rPrChange>
              </w:rPr>
            </w:pPr>
            <w:ins w:id="442" w:author="Ifeanyi Micheal Obinefo" w:date="2026-04-13T19:04:00Z" w16du:dateUtc="2026-04-13T23:04:00Z">
              <w:r>
                <w:t>0</w:t>
              </w:r>
            </w:ins>
          </w:p>
        </w:tc>
        <w:tc>
          <w:tcPr>
            <w:tcW w:w="1314" w:type="dxa"/>
          </w:tcPr>
          <w:p w14:paraId="58B853AA" w14:textId="7052F465" w:rsidR="00E050A9" w:rsidRPr="000342F6" w:rsidRDefault="00E050A9" w:rsidP="00E050A9">
            <w:pPr>
              <w:rPr>
                <w:ins w:id="443" w:author="Ifeanyi Micheal Obinefo" w:date="2026-04-13T12:13:00Z" w16du:dateUtc="2026-04-13T16:13:00Z"/>
                <w:rFonts w:cs="Times New Roman"/>
                <w:rPrChange w:id="444" w:author="Ifeanyi Micheal Obinefo" w:date="2026-04-13T12:15:00Z" w16du:dateUtc="2026-04-13T16:15:00Z">
                  <w:rPr>
                    <w:ins w:id="445" w:author="Ifeanyi Micheal Obinefo" w:date="2026-04-13T12:13:00Z" w16du:dateUtc="2026-04-13T16:13:00Z"/>
                    <w:rFonts w:cs="Times New Roman"/>
                    <w:sz w:val="20"/>
                    <w:szCs w:val="20"/>
                  </w:rPr>
                </w:rPrChange>
              </w:rPr>
            </w:pPr>
            <w:ins w:id="446" w:author="Ifeanyi Micheal Obinefo" w:date="2026-04-13T19:04:00Z" w16du:dateUtc="2026-04-13T23:04:00Z">
              <w:r>
                <w:t>0.</w:t>
              </w:r>
            </w:ins>
            <w:ins w:id="447" w:author="Ifeanyi Micheal Obinefo" w:date="2026-04-13T19:15:00Z" w16du:dateUtc="2026-04-13T23:15:00Z">
              <w:r w:rsidR="00253958">
                <w:t>5</w:t>
              </w:r>
            </w:ins>
          </w:p>
        </w:tc>
        <w:tc>
          <w:tcPr>
            <w:tcW w:w="1672" w:type="dxa"/>
          </w:tcPr>
          <w:p w14:paraId="326E85D6" w14:textId="66164D0B" w:rsidR="00E050A9" w:rsidRPr="000342F6" w:rsidRDefault="00E050A9" w:rsidP="00E050A9">
            <w:pPr>
              <w:rPr>
                <w:ins w:id="448" w:author="Ifeanyi Micheal Obinefo" w:date="2026-04-13T12:13:00Z" w16du:dateUtc="2026-04-13T16:13:00Z"/>
                <w:rFonts w:cs="Times New Roman"/>
                <w:rPrChange w:id="449" w:author="Ifeanyi Micheal Obinefo" w:date="2026-04-13T12:15:00Z" w16du:dateUtc="2026-04-13T16:15:00Z">
                  <w:rPr>
                    <w:ins w:id="450" w:author="Ifeanyi Micheal Obinefo" w:date="2026-04-13T12:13:00Z" w16du:dateUtc="2026-04-13T16:13:00Z"/>
                    <w:rFonts w:cs="Times New Roman"/>
                    <w:sz w:val="20"/>
                    <w:szCs w:val="20"/>
                  </w:rPr>
                </w:rPrChange>
              </w:rPr>
            </w:pPr>
            <w:ins w:id="451" w:author="Ifeanyi Micheal Obinefo" w:date="2026-04-13T19:04:00Z" w16du:dateUtc="2026-04-13T23:04:00Z">
              <w:r>
                <w:t>0</w:t>
              </w:r>
            </w:ins>
          </w:p>
        </w:tc>
        <w:tc>
          <w:tcPr>
            <w:tcW w:w="1391" w:type="dxa"/>
          </w:tcPr>
          <w:p w14:paraId="55113DDB" w14:textId="2A2D9831" w:rsidR="00E050A9" w:rsidRPr="000342F6" w:rsidRDefault="00E050A9" w:rsidP="00E050A9">
            <w:pPr>
              <w:rPr>
                <w:ins w:id="452" w:author="Ifeanyi Micheal Obinefo" w:date="2026-04-13T12:13:00Z" w16du:dateUtc="2026-04-13T16:13:00Z"/>
                <w:rFonts w:cs="Times New Roman"/>
                <w:rPrChange w:id="453" w:author="Ifeanyi Micheal Obinefo" w:date="2026-04-13T12:15:00Z" w16du:dateUtc="2026-04-13T16:15:00Z">
                  <w:rPr>
                    <w:ins w:id="454" w:author="Ifeanyi Micheal Obinefo" w:date="2026-04-13T12:13:00Z" w16du:dateUtc="2026-04-13T16:13:00Z"/>
                    <w:rFonts w:cs="Times New Roman"/>
                    <w:sz w:val="20"/>
                    <w:szCs w:val="20"/>
                  </w:rPr>
                </w:rPrChange>
              </w:rPr>
            </w:pPr>
            <w:ins w:id="455" w:author="Ifeanyi Micheal Obinefo" w:date="2026-04-13T19:04:00Z" w16du:dateUtc="2026-04-13T23:04:00Z">
              <w:r>
                <w:t>1</w:t>
              </w:r>
            </w:ins>
          </w:p>
        </w:tc>
      </w:tr>
      <w:tr w:rsidR="00E050A9" w:rsidRPr="001B1791" w14:paraId="31F7D8B2" w14:textId="77777777" w:rsidTr="005E1260">
        <w:trPr>
          <w:ins w:id="456" w:author="Ifeanyi Micheal Obinefo" w:date="2026-04-13T12:13:00Z"/>
        </w:trPr>
        <w:tc>
          <w:tcPr>
            <w:tcW w:w="5091" w:type="dxa"/>
          </w:tcPr>
          <w:p w14:paraId="48EF2701" w14:textId="51FAD32B" w:rsidR="00E050A9" w:rsidRPr="000342F6" w:rsidRDefault="00E050A9" w:rsidP="00E050A9">
            <w:pPr>
              <w:rPr>
                <w:ins w:id="457" w:author="Ifeanyi Micheal Obinefo" w:date="2026-04-13T12:13:00Z" w16du:dateUtc="2026-04-13T16:13:00Z"/>
                <w:rFonts w:cs="Times New Roman"/>
                <w:rPrChange w:id="458" w:author="Ifeanyi Micheal Obinefo" w:date="2026-04-13T12:15:00Z" w16du:dateUtc="2026-04-13T16:15:00Z">
                  <w:rPr>
                    <w:ins w:id="459" w:author="Ifeanyi Micheal Obinefo" w:date="2026-04-13T12:13:00Z" w16du:dateUtc="2026-04-13T16:13:00Z"/>
                    <w:rFonts w:cs="Times New Roman"/>
                    <w:sz w:val="20"/>
                    <w:szCs w:val="20"/>
                  </w:rPr>
                </w:rPrChange>
              </w:rPr>
            </w:pPr>
            <w:ins w:id="460" w:author="Ifeanyi Micheal Obinefo" w:date="2026-04-13T19:07:00Z" w16du:dateUtc="2026-04-13T23:07:00Z">
              <w:r w:rsidRPr="00A971BD">
                <w:rPr>
                  <w:rFonts w:cs="Times New Roman"/>
                </w:rPr>
                <w:t>Soil (=1 if fair)</w:t>
              </w:r>
            </w:ins>
          </w:p>
        </w:tc>
        <w:tc>
          <w:tcPr>
            <w:tcW w:w="1744" w:type="dxa"/>
          </w:tcPr>
          <w:p w14:paraId="19B825F6" w14:textId="3FDD125A" w:rsidR="00E050A9" w:rsidRPr="000342F6" w:rsidRDefault="00E050A9" w:rsidP="00E050A9">
            <w:pPr>
              <w:rPr>
                <w:ins w:id="461" w:author="Ifeanyi Micheal Obinefo" w:date="2026-04-13T12:13:00Z" w16du:dateUtc="2026-04-13T16:13:00Z"/>
                <w:rFonts w:cs="Times New Roman"/>
                <w:rPrChange w:id="462" w:author="Ifeanyi Micheal Obinefo" w:date="2026-04-13T12:15:00Z" w16du:dateUtc="2026-04-13T16:15:00Z">
                  <w:rPr>
                    <w:ins w:id="463" w:author="Ifeanyi Micheal Obinefo" w:date="2026-04-13T12:13:00Z" w16du:dateUtc="2026-04-13T16:13:00Z"/>
                    <w:rFonts w:cs="Times New Roman"/>
                    <w:sz w:val="20"/>
                    <w:szCs w:val="20"/>
                  </w:rPr>
                </w:rPrChange>
              </w:rPr>
            </w:pPr>
            <w:ins w:id="464" w:author="Ifeanyi Micheal Obinefo" w:date="2026-04-13T19:04:00Z" w16du:dateUtc="2026-04-13T23:04:00Z">
              <w:r>
                <w:t>0.</w:t>
              </w:r>
            </w:ins>
            <w:ins w:id="465" w:author="Ifeanyi Micheal Obinefo" w:date="2026-04-13T19:14:00Z" w16du:dateUtc="2026-04-13T23:14:00Z">
              <w:r w:rsidR="00253958">
                <w:t>1</w:t>
              </w:r>
            </w:ins>
          </w:p>
        </w:tc>
        <w:tc>
          <w:tcPr>
            <w:tcW w:w="1748" w:type="dxa"/>
          </w:tcPr>
          <w:p w14:paraId="4895049D" w14:textId="0904F40C" w:rsidR="00E050A9" w:rsidRPr="000342F6" w:rsidRDefault="00E050A9" w:rsidP="00E050A9">
            <w:pPr>
              <w:rPr>
                <w:ins w:id="466" w:author="Ifeanyi Micheal Obinefo" w:date="2026-04-13T12:13:00Z" w16du:dateUtc="2026-04-13T16:13:00Z"/>
                <w:rFonts w:cs="Times New Roman"/>
                <w:rPrChange w:id="467" w:author="Ifeanyi Micheal Obinefo" w:date="2026-04-13T12:15:00Z" w16du:dateUtc="2026-04-13T16:15:00Z">
                  <w:rPr>
                    <w:ins w:id="468" w:author="Ifeanyi Micheal Obinefo" w:date="2026-04-13T12:13:00Z" w16du:dateUtc="2026-04-13T16:13:00Z"/>
                    <w:rFonts w:cs="Times New Roman"/>
                    <w:sz w:val="20"/>
                    <w:szCs w:val="20"/>
                  </w:rPr>
                </w:rPrChange>
              </w:rPr>
            </w:pPr>
            <w:ins w:id="469" w:author="Ifeanyi Micheal Obinefo" w:date="2026-04-13T19:04:00Z" w16du:dateUtc="2026-04-13T23:04:00Z">
              <w:r>
                <w:t>0</w:t>
              </w:r>
            </w:ins>
          </w:p>
        </w:tc>
        <w:tc>
          <w:tcPr>
            <w:tcW w:w="1314" w:type="dxa"/>
          </w:tcPr>
          <w:p w14:paraId="17DEE85C" w14:textId="7A118D56" w:rsidR="00E050A9" w:rsidRPr="000342F6" w:rsidRDefault="00E050A9" w:rsidP="00E050A9">
            <w:pPr>
              <w:rPr>
                <w:ins w:id="470" w:author="Ifeanyi Micheal Obinefo" w:date="2026-04-13T12:13:00Z" w16du:dateUtc="2026-04-13T16:13:00Z"/>
                <w:rFonts w:cs="Times New Roman"/>
                <w:rPrChange w:id="471" w:author="Ifeanyi Micheal Obinefo" w:date="2026-04-13T12:15:00Z" w16du:dateUtc="2026-04-13T16:15:00Z">
                  <w:rPr>
                    <w:ins w:id="472" w:author="Ifeanyi Micheal Obinefo" w:date="2026-04-13T12:13:00Z" w16du:dateUtc="2026-04-13T16:13:00Z"/>
                    <w:rFonts w:cs="Times New Roman"/>
                    <w:sz w:val="20"/>
                    <w:szCs w:val="20"/>
                  </w:rPr>
                </w:rPrChange>
              </w:rPr>
            </w:pPr>
            <w:ins w:id="473" w:author="Ifeanyi Micheal Obinefo" w:date="2026-04-13T19:04:00Z" w16du:dateUtc="2026-04-13T23:04:00Z">
              <w:r>
                <w:t>0.</w:t>
              </w:r>
            </w:ins>
            <w:ins w:id="474" w:author="Ifeanyi Micheal Obinefo" w:date="2026-04-13T19:15:00Z" w16du:dateUtc="2026-04-13T23:15:00Z">
              <w:r w:rsidR="00253958">
                <w:t>3</w:t>
              </w:r>
            </w:ins>
          </w:p>
        </w:tc>
        <w:tc>
          <w:tcPr>
            <w:tcW w:w="1672" w:type="dxa"/>
          </w:tcPr>
          <w:p w14:paraId="5D84C56C" w14:textId="75C5FE81" w:rsidR="00E050A9" w:rsidRPr="000342F6" w:rsidRDefault="00E050A9" w:rsidP="00E050A9">
            <w:pPr>
              <w:rPr>
                <w:ins w:id="475" w:author="Ifeanyi Micheal Obinefo" w:date="2026-04-13T12:13:00Z" w16du:dateUtc="2026-04-13T16:13:00Z"/>
                <w:rFonts w:cs="Times New Roman"/>
                <w:rPrChange w:id="476" w:author="Ifeanyi Micheal Obinefo" w:date="2026-04-13T12:15:00Z" w16du:dateUtc="2026-04-13T16:15:00Z">
                  <w:rPr>
                    <w:ins w:id="477" w:author="Ifeanyi Micheal Obinefo" w:date="2026-04-13T12:13:00Z" w16du:dateUtc="2026-04-13T16:13:00Z"/>
                    <w:rFonts w:cs="Times New Roman"/>
                    <w:sz w:val="20"/>
                    <w:szCs w:val="20"/>
                  </w:rPr>
                </w:rPrChange>
              </w:rPr>
            </w:pPr>
            <w:ins w:id="478" w:author="Ifeanyi Micheal Obinefo" w:date="2026-04-13T19:04:00Z" w16du:dateUtc="2026-04-13T23:04:00Z">
              <w:r>
                <w:t>0</w:t>
              </w:r>
            </w:ins>
          </w:p>
        </w:tc>
        <w:tc>
          <w:tcPr>
            <w:tcW w:w="1391" w:type="dxa"/>
          </w:tcPr>
          <w:p w14:paraId="49969C52" w14:textId="4F702A06" w:rsidR="00E050A9" w:rsidRPr="000342F6" w:rsidRDefault="00E050A9" w:rsidP="00E050A9">
            <w:pPr>
              <w:rPr>
                <w:ins w:id="479" w:author="Ifeanyi Micheal Obinefo" w:date="2026-04-13T12:13:00Z" w16du:dateUtc="2026-04-13T16:13:00Z"/>
                <w:rFonts w:cs="Times New Roman"/>
                <w:rPrChange w:id="480" w:author="Ifeanyi Micheal Obinefo" w:date="2026-04-13T12:15:00Z" w16du:dateUtc="2026-04-13T16:15:00Z">
                  <w:rPr>
                    <w:ins w:id="481" w:author="Ifeanyi Micheal Obinefo" w:date="2026-04-13T12:13:00Z" w16du:dateUtc="2026-04-13T16:13:00Z"/>
                    <w:rFonts w:cs="Times New Roman"/>
                    <w:sz w:val="20"/>
                    <w:szCs w:val="20"/>
                  </w:rPr>
                </w:rPrChange>
              </w:rPr>
            </w:pPr>
            <w:ins w:id="482" w:author="Ifeanyi Micheal Obinefo" w:date="2026-04-13T19:04:00Z" w16du:dateUtc="2026-04-13T23:04:00Z">
              <w:r>
                <w:t>1</w:t>
              </w:r>
            </w:ins>
          </w:p>
        </w:tc>
      </w:tr>
      <w:tr w:rsidR="00950CBF" w:rsidRPr="001B1791" w14:paraId="003FA050" w14:textId="77777777" w:rsidTr="005E1260">
        <w:trPr>
          <w:ins w:id="483" w:author="Ifeanyi Micheal Obinefo" w:date="2026-04-13T12:13:00Z"/>
        </w:trPr>
        <w:tc>
          <w:tcPr>
            <w:tcW w:w="5091" w:type="dxa"/>
          </w:tcPr>
          <w:p w14:paraId="0C40F584" w14:textId="71D41D5F" w:rsidR="00950CBF" w:rsidRPr="000342F6" w:rsidRDefault="00BF3D8F" w:rsidP="00950CBF">
            <w:pPr>
              <w:rPr>
                <w:ins w:id="484" w:author="Ifeanyi Micheal Obinefo" w:date="2026-04-13T12:13:00Z" w16du:dateUtc="2026-04-13T16:13:00Z"/>
                <w:rFonts w:cs="Times New Roman"/>
                <w:rPrChange w:id="485" w:author="Ifeanyi Micheal Obinefo" w:date="2026-04-13T12:15:00Z" w16du:dateUtc="2026-04-13T16:15:00Z">
                  <w:rPr>
                    <w:ins w:id="486" w:author="Ifeanyi Micheal Obinefo" w:date="2026-04-13T12:13:00Z" w16du:dateUtc="2026-04-13T16:13:00Z"/>
                    <w:rFonts w:cs="Times New Roman"/>
                    <w:sz w:val="20"/>
                    <w:szCs w:val="20"/>
                  </w:rPr>
                </w:rPrChange>
              </w:rPr>
            </w:pPr>
            <w:ins w:id="487" w:author="Ifeanyi Micheal Obinefo" w:date="2026-04-13T19:08:00Z" w16du:dateUtc="2026-04-13T23:08:00Z">
              <w:r w:rsidRPr="00A971BD">
                <w:rPr>
                  <w:rFonts w:cs="Times New Roman"/>
                </w:rPr>
                <w:t>Quantity of fertilizer (kg)</w:t>
              </w:r>
            </w:ins>
          </w:p>
        </w:tc>
        <w:tc>
          <w:tcPr>
            <w:tcW w:w="1744" w:type="dxa"/>
          </w:tcPr>
          <w:p w14:paraId="33177C0E" w14:textId="43D3B16D" w:rsidR="00950CBF" w:rsidRPr="000342F6" w:rsidRDefault="00950CBF" w:rsidP="00950CBF">
            <w:pPr>
              <w:rPr>
                <w:ins w:id="488" w:author="Ifeanyi Micheal Obinefo" w:date="2026-04-13T12:13:00Z" w16du:dateUtc="2026-04-13T16:13:00Z"/>
                <w:rFonts w:cs="Times New Roman"/>
                <w:rPrChange w:id="489" w:author="Ifeanyi Micheal Obinefo" w:date="2026-04-13T12:15:00Z" w16du:dateUtc="2026-04-13T16:15:00Z">
                  <w:rPr>
                    <w:ins w:id="490" w:author="Ifeanyi Micheal Obinefo" w:date="2026-04-13T12:13:00Z" w16du:dateUtc="2026-04-13T16:13:00Z"/>
                    <w:rFonts w:cs="Times New Roman"/>
                    <w:sz w:val="20"/>
                    <w:szCs w:val="20"/>
                  </w:rPr>
                </w:rPrChange>
              </w:rPr>
            </w:pPr>
            <w:ins w:id="491" w:author="Ifeanyi Micheal Obinefo" w:date="2026-04-13T19:04:00Z" w16du:dateUtc="2026-04-13T23:04:00Z">
              <w:r>
                <w:t>55</w:t>
              </w:r>
            </w:ins>
          </w:p>
        </w:tc>
        <w:tc>
          <w:tcPr>
            <w:tcW w:w="1748" w:type="dxa"/>
          </w:tcPr>
          <w:p w14:paraId="26FEFA48" w14:textId="64203E8E" w:rsidR="00950CBF" w:rsidRPr="000342F6" w:rsidRDefault="00950CBF" w:rsidP="00950CBF">
            <w:pPr>
              <w:rPr>
                <w:ins w:id="492" w:author="Ifeanyi Micheal Obinefo" w:date="2026-04-13T12:13:00Z" w16du:dateUtc="2026-04-13T16:13:00Z"/>
                <w:rFonts w:cs="Times New Roman"/>
                <w:rPrChange w:id="493" w:author="Ifeanyi Micheal Obinefo" w:date="2026-04-13T12:15:00Z" w16du:dateUtc="2026-04-13T16:15:00Z">
                  <w:rPr>
                    <w:ins w:id="494" w:author="Ifeanyi Micheal Obinefo" w:date="2026-04-13T12:13:00Z" w16du:dateUtc="2026-04-13T16:13:00Z"/>
                    <w:rFonts w:cs="Times New Roman"/>
                    <w:sz w:val="20"/>
                    <w:szCs w:val="20"/>
                  </w:rPr>
                </w:rPrChange>
              </w:rPr>
            </w:pPr>
            <w:ins w:id="495" w:author="Ifeanyi Micheal Obinefo" w:date="2026-04-13T19:04:00Z" w16du:dateUtc="2026-04-13T23:04:00Z">
              <w:r>
                <w:t>0</w:t>
              </w:r>
            </w:ins>
          </w:p>
        </w:tc>
        <w:tc>
          <w:tcPr>
            <w:tcW w:w="1314" w:type="dxa"/>
          </w:tcPr>
          <w:p w14:paraId="1ED463CA" w14:textId="66523354" w:rsidR="00950CBF" w:rsidRPr="000342F6" w:rsidRDefault="00950CBF" w:rsidP="00950CBF">
            <w:pPr>
              <w:rPr>
                <w:ins w:id="496" w:author="Ifeanyi Micheal Obinefo" w:date="2026-04-13T12:13:00Z" w16du:dateUtc="2026-04-13T16:13:00Z"/>
                <w:rFonts w:cs="Times New Roman"/>
                <w:rPrChange w:id="497" w:author="Ifeanyi Micheal Obinefo" w:date="2026-04-13T12:15:00Z" w16du:dateUtc="2026-04-13T16:15:00Z">
                  <w:rPr>
                    <w:ins w:id="498" w:author="Ifeanyi Micheal Obinefo" w:date="2026-04-13T12:13:00Z" w16du:dateUtc="2026-04-13T16:13:00Z"/>
                    <w:rFonts w:cs="Times New Roman"/>
                    <w:sz w:val="20"/>
                    <w:szCs w:val="20"/>
                  </w:rPr>
                </w:rPrChange>
              </w:rPr>
            </w:pPr>
            <w:ins w:id="499" w:author="Ifeanyi Micheal Obinefo" w:date="2026-04-13T19:04:00Z" w16du:dateUtc="2026-04-13T23:04:00Z">
              <w:r>
                <w:t>15</w:t>
              </w:r>
            </w:ins>
            <w:ins w:id="500" w:author="Ifeanyi Micheal Obinefo" w:date="2026-04-13T19:16:00Z" w16du:dateUtc="2026-04-13T23:16:00Z">
              <w:r w:rsidR="0047257E">
                <w:t>6</w:t>
              </w:r>
            </w:ins>
          </w:p>
        </w:tc>
        <w:tc>
          <w:tcPr>
            <w:tcW w:w="1672" w:type="dxa"/>
          </w:tcPr>
          <w:p w14:paraId="550508BC" w14:textId="79DFE875" w:rsidR="00950CBF" w:rsidRPr="000342F6" w:rsidRDefault="00950CBF" w:rsidP="00950CBF">
            <w:pPr>
              <w:rPr>
                <w:ins w:id="501" w:author="Ifeanyi Micheal Obinefo" w:date="2026-04-13T12:13:00Z" w16du:dateUtc="2026-04-13T16:13:00Z"/>
                <w:rFonts w:cs="Times New Roman"/>
                <w:rPrChange w:id="502" w:author="Ifeanyi Micheal Obinefo" w:date="2026-04-13T12:15:00Z" w16du:dateUtc="2026-04-13T16:15:00Z">
                  <w:rPr>
                    <w:ins w:id="503" w:author="Ifeanyi Micheal Obinefo" w:date="2026-04-13T12:13:00Z" w16du:dateUtc="2026-04-13T16:13:00Z"/>
                    <w:rFonts w:cs="Times New Roman"/>
                    <w:sz w:val="20"/>
                    <w:szCs w:val="20"/>
                  </w:rPr>
                </w:rPrChange>
              </w:rPr>
            </w:pPr>
            <w:ins w:id="504" w:author="Ifeanyi Micheal Obinefo" w:date="2026-04-13T19:04:00Z" w16du:dateUtc="2026-04-13T23:04:00Z">
              <w:r>
                <w:t>0</w:t>
              </w:r>
            </w:ins>
          </w:p>
        </w:tc>
        <w:tc>
          <w:tcPr>
            <w:tcW w:w="1391" w:type="dxa"/>
          </w:tcPr>
          <w:p w14:paraId="3D2CF1A8" w14:textId="2B0D71B1" w:rsidR="00950CBF" w:rsidRPr="000342F6" w:rsidRDefault="00950CBF" w:rsidP="00950CBF">
            <w:pPr>
              <w:rPr>
                <w:ins w:id="505" w:author="Ifeanyi Micheal Obinefo" w:date="2026-04-13T12:13:00Z" w16du:dateUtc="2026-04-13T16:13:00Z"/>
                <w:rFonts w:cs="Times New Roman"/>
                <w:rPrChange w:id="506" w:author="Ifeanyi Micheal Obinefo" w:date="2026-04-13T12:15:00Z" w16du:dateUtc="2026-04-13T16:15:00Z">
                  <w:rPr>
                    <w:ins w:id="507" w:author="Ifeanyi Micheal Obinefo" w:date="2026-04-13T12:13:00Z" w16du:dateUtc="2026-04-13T16:13:00Z"/>
                    <w:rFonts w:cs="Times New Roman"/>
                    <w:sz w:val="20"/>
                    <w:szCs w:val="20"/>
                  </w:rPr>
                </w:rPrChange>
              </w:rPr>
            </w:pPr>
            <w:ins w:id="508" w:author="Ifeanyi Micheal Obinefo" w:date="2026-04-13T19:04:00Z" w16du:dateUtc="2026-04-13T23:04:00Z">
              <w:r>
                <w:t>300</w:t>
              </w:r>
            </w:ins>
            <w:ins w:id="509" w:author="Ifeanyi Micheal Obinefo" w:date="2026-04-13T19:17:00Z" w16du:dateUtc="2026-04-13T23:17:00Z">
              <w:r w:rsidR="0047257E">
                <w:t>0</w:t>
              </w:r>
            </w:ins>
          </w:p>
        </w:tc>
      </w:tr>
      <w:tr w:rsidR="00950CBF" w:rsidRPr="001B1791" w14:paraId="375B31AC" w14:textId="77777777" w:rsidTr="005E1260">
        <w:trPr>
          <w:ins w:id="510" w:author="Ifeanyi Micheal Obinefo" w:date="2026-04-13T12:13:00Z"/>
        </w:trPr>
        <w:tc>
          <w:tcPr>
            <w:tcW w:w="5091" w:type="dxa"/>
          </w:tcPr>
          <w:p w14:paraId="23F5CE38" w14:textId="6CDB44AF" w:rsidR="00950CBF" w:rsidRPr="000342F6" w:rsidRDefault="000D1CC9" w:rsidP="00950CBF">
            <w:pPr>
              <w:rPr>
                <w:ins w:id="511" w:author="Ifeanyi Micheal Obinefo" w:date="2026-04-13T12:13:00Z" w16du:dateUtc="2026-04-13T16:13:00Z"/>
                <w:rFonts w:cs="Times New Roman"/>
                <w:rPrChange w:id="512" w:author="Ifeanyi Micheal Obinefo" w:date="2026-04-13T12:15:00Z" w16du:dateUtc="2026-04-13T16:15:00Z">
                  <w:rPr>
                    <w:ins w:id="513" w:author="Ifeanyi Micheal Obinefo" w:date="2026-04-13T12:13:00Z" w16du:dateUtc="2026-04-13T16:13:00Z"/>
                    <w:rFonts w:cs="Times New Roman"/>
                    <w:sz w:val="20"/>
                    <w:szCs w:val="20"/>
                  </w:rPr>
                </w:rPrChange>
              </w:rPr>
            </w:pPr>
            <w:ins w:id="514" w:author="Ifeanyi Micheal Obinefo" w:date="2026-04-13T19:08:00Z" w16du:dateUtc="2026-04-13T23:08:00Z">
              <w:r w:rsidRPr="00A971BD">
                <w:rPr>
                  <w:rFonts w:cs="Times New Roman"/>
                </w:rPr>
                <w:t>Value of household asset (</w:t>
              </w:r>
              <w:r>
                <w:rPr>
                  <w:rFonts w:cs="Times New Roman"/>
                </w:rPr>
                <w:t>NGN</w:t>
              </w:r>
              <w:r w:rsidRPr="00A971BD">
                <w:rPr>
                  <w:rFonts w:cs="Times New Roman"/>
                </w:rPr>
                <w:t>”000)</w:t>
              </w:r>
            </w:ins>
          </w:p>
        </w:tc>
        <w:tc>
          <w:tcPr>
            <w:tcW w:w="1744" w:type="dxa"/>
          </w:tcPr>
          <w:p w14:paraId="27F4F3D1" w14:textId="20D834F8" w:rsidR="00950CBF" w:rsidRPr="000342F6" w:rsidRDefault="00950CBF" w:rsidP="00950CBF">
            <w:pPr>
              <w:rPr>
                <w:ins w:id="515" w:author="Ifeanyi Micheal Obinefo" w:date="2026-04-13T12:13:00Z" w16du:dateUtc="2026-04-13T16:13:00Z"/>
                <w:rFonts w:cs="Times New Roman"/>
                <w:rPrChange w:id="516" w:author="Ifeanyi Micheal Obinefo" w:date="2026-04-13T12:15:00Z" w16du:dateUtc="2026-04-13T16:15:00Z">
                  <w:rPr>
                    <w:ins w:id="517" w:author="Ifeanyi Micheal Obinefo" w:date="2026-04-13T12:13:00Z" w16du:dateUtc="2026-04-13T16:13:00Z"/>
                    <w:rFonts w:cs="Times New Roman"/>
                    <w:sz w:val="20"/>
                    <w:szCs w:val="20"/>
                  </w:rPr>
                </w:rPrChange>
              </w:rPr>
            </w:pPr>
            <w:ins w:id="518" w:author="Ifeanyi Micheal Obinefo" w:date="2026-04-13T19:04:00Z" w16du:dateUtc="2026-04-13T23:04:00Z">
              <w:r>
                <w:t>315.536</w:t>
              </w:r>
            </w:ins>
          </w:p>
        </w:tc>
        <w:tc>
          <w:tcPr>
            <w:tcW w:w="1748" w:type="dxa"/>
          </w:tcPr>
          <w:p w14:paraId="7B3A66FF" w14:textId="16D78ECD" w:rsidR="00950CBF" w:rsidRPr="000342F6" w:rsidRDefault="00950CBF" w:rsidP="00950CBF">
            <w:pPr>
              <w:rPr>
                <w:ins w:id="519" w:author="Ifeanyi Micheal Obinefo" w:date="2026-04-13T12:13:00Z" w16du:dateUtc="2026-04-13T16:13:00Z"/>
                <w:rFonts w:cs="Times New Roman"/>
                <w:rPrChange w:id="520" w:author="Ifeanyi Micheal Obinefo" w:date="2026-04-13T12:15:00Z" w16du:dateUtc="2026-04-13T16:15:00Z">
                  <w:rPr>
                    <w:ins w:id="521" w:author="Ifeanyi Micheal Obinefo" w:date="2026-04-13T12:13:00Z" w16du:dateUtc="2026-04-13T16:13:00Z"/>
                    <w:rFonts w:cs="Times New Roman"/>
                    <w:sz w:val="20"/>
                    <w:szCs w:val="20"/>
                  </w:rPr>
                </w:rPrChange>
              </w:rPr>
            </w:pPr>
            <w:ins w:id="522" w:author="Ifeanyi Micheal Obinefo" w:date="2026-04-13T19:04:00Z" w16du:dateUtc="2026-04-13T23:04:00Z">
              <w:r>
                <w:t>158</w:t>
              </w:r>
            </w:ins>
          </w:p>
        </w:tc>
        <w:tc>
          <w:tcPr>
            <w:tcW w:w="1314" w:type="dxa"/>
          </w:tcPr>
          <w:p w14:paraId="0A8E4F2F" w14:textId="7C07F1CA" w:rsidR="00950CBF" w:rsidRPr="000342F6" w:rsidRDefault="00950CBF" w:rsidP="00950CBF">
            <w:pPr>
              <w:rPr>
                <w:ins w:id="523" w:author="Ifeanyi Micheal Obinefo" w:date="2026-04-13T12:13:00Z" w16du:dateUtc="2026-04-13T16:13:00Z"/>
                <w:rFonts w:cs="Times New Roman"/>
                <w:rPrChange w:id="524" w:author="Ifeanyi Micheal Obinefo" w:date="2026-04-13T12:15:00Z" w16du:dateUtc="2026-04-13T16:15:00Z">
                  <w:rPr>
                    <w:ins w:id="525" w:author="Ifeanyi Micheal Obinefo" w:date="2026-04-13T12:13:00Z" w16du:dateUtc="2026-04-13T16:13:00Z"/>
                    <w:rFonts w:cs="Times New Roman"/>
                    <w:sz w:val="20"/>
                    <w:szCs w:val="20"/>
                  </w:rPr>
                </w:rPrChange>
              </w:rPr>
            </w:pPr>
            <w:ins w:id="526" w:author="Ifeanyi Micheal Obinefo" w:date="2026-04-13T19:04:00Z" w16du:dateUtc="2026-04-13T23:04:00Z">
              <w:r>
                <w:t>54</w:t>
              </w:r>
            </w:ins>
            <w:ins w:id="527" w:author="Ifeanyi Micheal Obinefo" w:date="2026-04-13T19:16:00Z" w16du:dateUtc="2026-04-13T23:16:00Z">
              <w:r w:rsidR="0047257E">
                <w:t>6</w:t>
              </w:r>
            </w:ins>
          </w:p>
        </w:tc>
        <w:tc>
          <w:tcPr>
            <w:tcW w:w="1672" w:type="dxa"/>
          </w:tcPr>
          <w:p w14:paraId="10806C02" w14:textId="4B874F6F" w:rsidR="00950CBF" w:rsidRPr="000342F6" w:rsidRDefault="00950CBF" w:rsidP="00950CBF">
            <w:pPr>
              <w:rPr>
                <w:ins w:id="528" w:author="Ifeanyi Micheal Obinefo" w:date="2026-04-13T12:13:00Z" w16du:dateUtc="2026-04-13T16:13:00Z"/>
                <w:rFonts w:cs="Times New Roman"/>
                <w:rPrChange w:id="529" w:author="Ifeanyi Micheal Obinefo" w:date="2026-04-13T12:15:00Z" w16du:dateUtc="2026-04-13T16:15:00Z">
                  <w:rPr>
                    <w:ins w:id="530" w:author="Ifeanyi Micheal Obinefo" w:date="2026-04-13T12:13:00Z" w16du:dateUtc="2026-04-13T16:13:00Z"/>
                    <w:rFonts w:cs="Times New Roman"/>
                    <w:sz w:val="20"/>
                    <w:szCs w:val="20"/>
                  </w:rPr>
                </w:rPrChange>
              </w:rPr>
            </w:pPr>
            <w:ins w:id="531" w:author="Ifeanyi Micheal Obinefo" w:date="2026-04-13T19:04:00Z" w16du:dateUtc="2026-04-13T23:04:00Z">
              <w:r>
                <w:t>0.</w:t>
              </w:r>
            </w:ins>
            <w:ins w:id="532" w:author="Ifeanyi Micheal Obinefo" w:date="2026-04-13T19:16:00Z" w16du:dateUtc="2026-04-13T23:16:00Z">
              <w:r w:rsidR="0047257E">
                <w:t>3</w:t>
              </w:r>
            </w:ins>
          </w:p>
        </w:tc>
        <w:tc>
          <w:tcPr>
            <w:tcW w:w="1391" w:type="dxa"/>
          </w:tcPr>
          <w:p w14:paraId="29BC4977" w14:textId="1E980C17" w:rsidR="00950CBF" w:rsidRPr="000342F6" w:rsidRDefault="00950CBF" w:rsidP="00950CBF">
            <w:pPr>
              <w:rPr>
                <w:ins w:id="533" w:author="Ifeanyi Micheal Obinefo" w:date="2026-04-13T12:13:00Z" w16du:dateUtc="2026-04-13T16:13:00Z"/>
                <w:rFonts w:cs="Times New Roman"/>
                <w:rPrChange w:id="534" w:author="Ifeanyi Micheal Obinefo" w:date="2026-04-13T12:15:00Z" w16du:dateUtc="2026-04-13T16:15:00Z">
                  <w:rPr>
                    <w:ins w:id="535" w:author="Ifeanyi Micheal Obinefo" w:date="2026-04-13T12:13:00Z" w16du:dateUtc="2026-04-13T16:13:00Z"/>
                    <w:rFonts w:cs="Times New Roman"/>
                    <w:sz w:val="20"/>
                    <w:szCs w:val="20"/>
                  </w:rPr>
                </w:rPrChange>
              </w:rPr>
            </w:pPr>
            <w:ins w:id="536" w:author="Ifeanyi Micheal Obinefo" w:date="2026-04-13T19:04:00Z" w16du:dateUtc="2026-04-13T23:04:00Z">
              <w:r>
                <w:t>676</w:t>
              </w:r>
            </w:ins>
            <w:ins w:id="537" w:author="Ifeanyi Micheal Obinefo" w:date="2026-04-13T19:16:00Z" w16du:dateUtc="2026-04-13T23:16:00Z">
              <w:r w:rsidR="00C05A85">
                <w:t>8</w:t>
              </w:r>
            </w:ins>
          </w:p>
        </w:tc>
      </w:tr>
      <w:tr w:rsidR="00950CBF" w:rsidRPr="001B1791" w14:paraId="128D2317" w14:textId="77777777" w:rsidTr="005E1260">
        <w:trPr>
          <w:ins w:id="538" w:author="Ifeanyi Micheal Obinefo" w:date="2026-04-13T12:13:00Z"/>
        </w:trPr>
        <w:tc>
          <w:tcPr>
            <w:tcW w:w="5091" w:type="dxa"/>
          </w:tcPr>
          <w:p w14:paraId="408D6C5A" w14:textId="2BFBB382" w:rsidR="00950CBF" w:rsidRPr="000342F6" w:rsidRDefault="003B4A6A" w:rsidP="00950CBF">
            <w:pPr>
              <w:rPr>
                <w:ins w:id="539" w:author="Ifeanyi Micheal Obinefo" w:date="2026-04-13T12:13:00Z" w16du:dateUtc="2026-04-13T16:13:00Z"/>
                <w:rFonts w:cs="Times New Roman"/>
                <w:rPrChange w:id="540" w:author="Ifeanyi Micheal Obinefo" w:date="2026-04-13T12:15:00Z" w16du:dateUtc="2026-04-13T16:15:00Z">
                  <w:rPr>
                    <w:ins w:id="541" w:author="Ifeanyi Micheal Obinefo" w:date="2026-04-13T12:13:00Z" w16du:dateUtc="2026-04-13T16:13:00Z"/>
                    <w:rFonts w:cs="Times New Roman"/>
                    <w:sz w:val="20"/>
                    <w:szCs w:val="20"/>
                  </w:rPr>
                </w:rPrChange>
              </w:rPr>
            </w:pPr>
            <w:ins w:id="542" w:author="Ifeanyi Micheal Obinefo" w:date="2026-04-13T19:08:00Z" w16du:dateUtc="2026-04-13T23:08:00Z">
              <w:r>
                <w:t>Field Size (Ha)</w:t>
              </w:r>
            </w:ins>
          </w:p>
        </w:tc>
        <w:tc>
          <w:tcPr>
            <w:tcW w:w="1744" w:type="dxa"/>
          </w:tcPr>
          <w:p w14:paraId="0C827C82" w14:textId="470DBA46" w:rsidR="00950CBF" w:rsidRPr="000342F6" w:rsidRDefault="00950CBF" w:rsidP="00950CBF">
            <w:pPr>
              <w:rPr>
                <w:ins w:id="543" w:author="Ifeanyi Micheal Obinefo" w:date="2026-04-13T12:13:00Z" w16du:dateUtc="2026-04-13T16:13:00Z"/>
                <w:rFonts w:cs="Times New Roman"/>
                <w:rPrChange w:id="544" w:author="Ifeanyi Micheal Obinefo" w:date="2026-04-13T12:15:00Z" w16du:dateUtc="2026-04-13T16:15:00Z">
                  <w:rPr>
                    <w:ins w:id="545" w:author="Ifeanyi Micheal Obinefo" w:date="2026-04-13T12:13:00Z" w16du:dateUtc="2026-04-13T16:13:00Z"/>
                    <w:rFonts w:cs="Times New Roman"/>
                    <w:sz w:val="20"/>
                    <w:szCs w:val="20"/>
                  </w:rPr>
                </w:rPrChange>
              </w:rPr>
            </w:pPr>
            <w:ins w:id="546" w:author="Ifeanyi Micheal Obinefo" w:date="2026-04-13T19:04:00Z" w16du:dateUtc="2026-04-13T23:04:00Z">
              <w:r>
                <w:t>2.6</w:t>
              </w:r>
            </w:ins>
          </w:p>
        </w:tc>
        <w:tc>
          <w:tcPr>
            <w:tcW w:w="1748" w:type="dxa"/>
          </w:tcPr>
          <w:p w14:paraId="04EF4978" w14:textId="46888B17" w:rsidR="00950CBF" w:rsidRPr="000342F6" w:rsidRDefault="00950CBF" w:rsidP="00950CBF">
            <w:pPr>
              <w:rPr>
                <w:ins w:id="547" w:author="Ifeanyi Micheal Obinefo" w:date="2026-04-13T12:13:00Z" w16du:dateUtc="2026-04-13T16:13:00Z"/>
                <w:rFonts w:cs="Times New Roman"/>
                <w:rPrChange w:id="548" w:author="Ifeanyi Micheal Obinefo" w:date="2026-04-13T12:15:00Z" w16du:dateUtc="2026-04-13T16:15:00Z">
                  <w:rPr>
                    <w:ins w:id="549" w:author="Ifeanyi Micheal Obinefo" w:date="2026-04-13T12:13:00Z" w16du:dateUtc="2026-04-13T16:13:00Z"/>
                    <w:rFonts w:cs="Times New Roman"/>
                    <w:sz w:val="20"/>
                    <w:szCs w:val="20"/>
                  </w:rPr>
                </w:rPrChange>
              </w:rPr>
            </w:pPr>
            <w:ins w:id="550" w:author="Ifeanyi Micheal Obinefo" w:date="2026-04-13T19:04:00Z" w16du:dateUtc="2026-04-13T23:04:00Z">
              <w:r>
                <w:t>1.2</w:t>
              </w:r>
            </w:ins>
          </w:p>
        </w:tc>
        <w:tc>
          <w:tcPr>
            <w:tcW w:w="1314" w:type="dxa"/>
          </w:tcPr>
          <w:p w14:paraId="6AE22395" w14:textId="668277DD" w:rsidR="00950CBF" w:rsidRPr="000342F6" w:rsidRDefault="00950CBF" w:rsidP="00950CBF">
            <w:pPr>
              <w:rPr>
                <w:ins w:id="551" w:author="Ifeanyi Micheal Obinefo" w:date="2026-04-13T12:13:00Z" w16du:dateUtc="2026-04-13T16:13:00Z"/>
                <w:rFonts w:cs="Times New Roman"/>
                <w:rPrChange w:id="552" w:author="Ifeanyi Micheal Obinefo" w:date="2026-04-13T12:15:00Z" w16du:dateUtc="2026-04-13T16:15:00Z">
                  <w:rPr>
                    <w:ins w:id="553" w:author="Ifeanyi Micheal Obinefo" w:date="2026-04-13T12:13:00Z" w16du:dateUtc="2026-04-13T16:13:00Z"/>
                    <w:rFonts w:cs="Times New Roman"/>
                    <w:sz w:val="20"/>
                    <w:szCs w:val="20"/>
                  </w:rPr>
                </w:rPrChange>
              </w:rPr>
            </w:pPr>
            <w:ins w:id="554" w:author="Ifeanyi Micheal Obinefo" w:date="2026-04-13T19:04:00Z" w16du:dateUtc="2026-04-13T23:04:00Z">
              <w:r>
                <w:t>4.</w:t>
              </w:r>
            </w:ins>
          </w:p>
        </w:tc>
        <w:tc>
          <w:tcPr>
            <w:tcW w:w="1672" w:type="dxa"/>
          </w:tcPr>
          <w:p w14:paraId="007C04AB" w14:textId="6A858210" w:rsidR="00950CBF" w:rsidRPr="000342F6" w:rsidRDefault="00950CBF" w:rsidP="00950CBF">
            <w:pPr>
              <w:rPr>
                <w:ins w:id="555" w:author="Ifeanyi Micheal Obinefo" w:date="2026-04-13T12:13:00Z" w16du:dateUtc="2026-04-13T16:13:00Z"/>
                <w:rFonts w:cs="Times New Roman"/>
                <w:rPrChange w:id="556" w:author="Ifeanyi Micheal Obinefo" w:date="2026-04-13T12:15:00Z" w16du:dateUtc="2026-04-13T16:15:00Z">
                  <w:rPr>
                    <w:ins w:id="557" w:author="Ifeanyi Micheal Obinefo" w:date="2026-04-13T12:13:00Z" w16du:dateUtc="2026-04-13T16:13:00Z"/>
                    <w:rFonts w:cs="Times New Roman"/>
                    <w:sz w:val="20"/>
                    <w:szCs w:val="20"/>
                  </w:rPr>
                </w:rPrChange>
              </w:rPr>
            </w:pPr>
            <w:ins w:id="558" w:author="Ifeanyi Micheal Obinefo" w:date="2026-04-13T19:04:00Z" w16du:dateUtc="2026-04-13T23:04:00Z">
              <w:r>
                <w:t>0.004</w:t>
              </w:r>
            </w:ins>
          </w:p>
        </w:tc>
        <w:tc>
          <w:tcPr>
            <w:tcW w:w="1391" w:type="dxa"/>
          </w:tcPr>
          <w:p w14:paraId="30CBB936" w14:textId="77E48570" w:rsidR="00950CBF" w:rsidRPr="000342F6" w:rsidRDefault="00950CBF" w:rsidP="00950CBF">
            <w:pPr>
              <w:rPr>
                <w:ins w:id="559" w:author="Ifeanyi Micheal Obinefo" w:date="2026-04-13T12:13:00Z" w16du:dateUtc="2026-04-13T16:13:00Z"/>
                <w:rFonts w:cs="Times New Roman"/>
                <w:rPrChange w:id="560" w:author="Ifeanyi Micheal Obinefo" w:date="2026-04-13T12:15:00Z" w16du:dateUtc="2026-04-13T16:15:00Z">
                  <w:rPr>
                    <w:ins w:id="561" w:author="Ifeanyi Micheal Obinefo" w:date="2026-04-13T12:13:00Z" w16du:dateUtc="2026-04-13T16:13:00Z"/>
                    <w:rFonts w:cs="Times New Roman"/>
                    <w:sz w:val="20"/>
                    <w:szCs w:val="20"/>
                  </w:rPr>
                </w:rPrChange>
              </w:rPr>
            </w:pPr>
            <w:ins w:id="562" w:author="Ifeanyi Micheal Obinefo" w:date="2026-04-13T19:04:00Z" w16du:dateUtc="2026-04-13T23:04:00Z">
              <w:r>
                <w:t>20.</w:t>
              </w:r>
            </w:ins>
          </w:p>
        </w:tc>
      </w:tr>
      <w:tr w:rsidR="003A2620" w:rsidRPr="001B1791" w14:paraId="7DC1D67C" w14:textId="77777777" w:rsidTr="005E1260">
        <w:trPr>
          <w:ins w:id="563" w:author="Ifeanyi Micheal Obinefo" w:date="2026-04-13T12:13:00Z"/>
        </w:trPr>
        <w:tc>
          <w:tcPr>
            <w:tcW w:w="5091" w:type="dxa"/>
          </w:tcPr>
          <w:p w14:paraId="4B87D97F" w14:textId="73CBE40C" w:rsidR="003A2620" w:rsidRPr="000342F6" w:rsidRDefault="003A2620" w:rsidP="003A2620">
            <w:pPr>
              <w:rPr>
                <w:ins w:id="564" w:author="Ifeanyi Micheal Obinefo" w:date="2026-04-13T12:13:00Z" w16du:dateUtc="2026-04-13T16:13:00Z"/>
                <w:rFonts w:cs="Times New Roman"/>
                <w:rPrChange w:id="565" w:author="Ifeanyi Micheal Obinefo" w:date="2026-04-13T12:15:00Z" w16du:dateUtc="2026-04-13T16:15:00Z">
                  <w:rPr>
                    <w:ins w:id="566" w:author="Ifeanyi Micheal Obinefo" w:date="2026-04-13T12:13:00Z" w16du:dateUtc="2026-04-13T16:13:00Z"/>
                    <w:rFonts w:cs="Times New Roman"/>
                    <w:sz w:val="20"/>
                    <w:szCs w:val="20"/>
                  </w:rPr>
                </w:rPrChange>
              </w:rPr>
            </w:pPr>
            <w:ins w:id="567" w:author="Ifeanyi Micheal Obinefo" w:date="2026-04-13T19:09:00Z" w16du:dateUtc="2026-04-13T23:09:00Z">
              <w:r w:rsidRPr="00A971BD">
                <w:rPr>
                  <w:rFonts w:cs="Times New Roman"/>
                </w:rPr>
                <w:t>Household size (numbers)</w:t>
              </w:r>
            </w:ins>
          </w:p>
        </w:tc>
        <w:tc>
          <w:tcPr>
            <w:tcW w:w="1744" w:type="dxa"/>
          </w:tcPr>
          <w:p w14:paraId="35AFBECF" w14:textId="4EEC89EC" w:rsidR="003A2620" w:rsidRPr="000342F6" w:rsidRDefault="003A2620" w:rsidP="003A2620">
            <w:pPr>
              <w:rPr>
                <w:ins w:id="568" w:author="Ifeanyi Micheal Obinefo" w:date="2026-04-13T12:13:00Z" w16du:dateUtc="2026-04-13T16:13:00Z"/>
                <w:rFonts w:cs="Times New Roman"/>
                <w:rPrChange w:id="569" w:author="Ifeanyi Micheal Obinefo" w:date="2026-04-13T12:15:00Z" w16du:dateUtc="2026-04-13T16:15:00Z">
                  <w:rPr>
                    <w:ins w:id="570" w:author="Ifeanyi Micheal Obinefo" w:date="2026-04-13T12:13:00Z" w16du:dateUtc="2026-04-13T16:13:00Z"/>
                    <w:rFonts w:cs="Times New Roman"/>
                    <w:sz w:val="20"/>
                    <w:szCs w:val="20"/>
                  </w:rPr>
                </w:rPrChange>
              </w:rPr>
            </w:pPr>
            <w:ins w:id="571" w:author="Ifeanyi Micheal Obinefo" w:date="2026-04-13T19:04:00Z" w16du:dateUtc="2026-04-13T23:04:00Z">
              <w:r>
                <w:t>7</w:t>
              </w:r>
            </w:ins>
          </w:p>
        </w:tc>
        <w:tc>
          <w:tcPr>
            <w:tcW w:w="1748" w:type="dxa"/>
          </w:tcPr>
          <w:p w14:paraId="3237C8F1" w14:textId="39B2F5E1" w:rsidR="003A2620" w:rsidRPr="000342F6" w:rsidRDefault="003A2620" w:rsidP="003A2620">
            <w:pPr>
              <w:rPr>
                <w:ins w:id="572" w:author="Ifeanyi Micheal Obinefo" w:date="2026-04-13T12:13:00Z" w16du:dateUtc="2026-04-13T16:13:00Z"/>
                <w:rFonts w:cs="Times New Roman"/>
                <w:rPrChange w:id="573" w:author="Ifeanyi Micheal Obinefo" w:date="2026-04-13T12:15:00Z" w16du:dateUtc="2026-04-13T16:15:00Z">
                  <w:rPr>
                    <w:ins w:id="574" w:author="Ifeanyi Micheal Obinefo" w:date="2026-04-13T12:13:00Z" w16du:dateUtc="2026-04-13T16:13:00Z"/>
                    <w:rFonts w:cs="Times New Roman"/>
                    <w:sz w:val="20"/>
                    <w:szCs w:val="20"/>
                  </w:rPr>
                </w:rPrChange>
              </w:rPr>
            </w:pPr>
            <w:ins w:id="575" w:author="Ifeanyi Micheal Obinefo" w:date="2026-04-13T19:04:00Z" w16du:dateUtc="2026-04-13T23:04:00Z">
              <w:r>
                <w:t>7</w:t>
              </w:r>
            </w:ins>
          </w:p>
        </w:tc>
        <w:tc>
          <w:tcPr>
            <w:tcW w:w="1314" w:type="dxa"/>
          </w:tcPr>
          <w:p w14:paraId="212492CE" w14:textId="6F9DB55F" w:rsidR="003A2620" w:rsidRPr="000342F6" w:rsidRDefault="00D6089C" w:rsidP="003A2620">
            <w:pPr>
              <w:rPr>
                <w:ins w:id="576" w:author="Ifeanyi Micheal Obinefo" w:date="2026-04-13T12:13:00Z" w16du:dateUtc="2026-04-13T16:13:00Z"/>
                <w:rFonts w:cs="Times New Roman"/>
                <w:rPrChange w:id="577" w:author="Ifeanyi Micheal Obinefo" w:date="2026-04-13T12:15:00Z" w16du:dateUtc="2026-04-13T16:15:00Z">
                  <w:rPr>
                    <w:ins w:id="578" w:author="Ifeanyi Micheal Obinefo" w:date="2026-04-13T12:13:00Z" w16du:dateUtc="2026-04-13T16:13:00Z"/>
                    <w:rFonts w:cs="Times New Roman"/>
                    <w:sz w:val="20"/>
                    <w:szCs w:val="20"/>
                  </w:rPr>
                </w:rPrChange>
              </w:rPr>
            </w:pPr>
            <w:ins w:id="579" w:author="Ifeanyi Micheal Obinefo" w:date="2026-04-13T19:17:00Z" w16du:dateUtc="2026-04-13T23:17:00Z">
              <w:r>
                <w:rPr>
                  <w:rFonts w:cs="Times New Roman"/>
                </w:rPr>
                <w:t>4</w:t>
              </w:r>
            </w:ins>
          </w:p>
        </w:tc>
        <w:tc>
          <w:tcPr>
            <w:tcW w:w="1672" w:type="dxa"/>
          </w:tcPr>
          <w:p w14:paraId="1320A6BB" w14:textId="642B8424" w:rsidR="003A2620" w:rsidRPr="000342F6" w:rsidRDefault="003A2620" w:rsidP="003A2620">
            <w:pPr>
              <w:rPr>
                <w:ins w:id="580" w:author="Ifeanyi Micheal Obinefo" w:date="2026-04-13T12:13:00Z" w16du:dateUtc="2026-04-13T16:13:00Z"/>
                <w:rFonts w:cs="Times New Roman"/>
                <w:rPrChange w:id="581" w:author="Ifeanyi Micheal Obinefo" w:date="2026-04-13T12:15:00Z" w16du:dateUtc="2026-04-13T16:15:00Z">
                  <w:rPr>
                    <w:ins w:id="582" w:author="Ifeanyi Micheal Obinefo" w:date="2026-04-13T12:13:00Z" w16du:dateUtc="2026-04-13T16:13:00Z"/>
                    <w:rFonts w:cs="Times New Roman"/>
                    <w:sz w:val="20"/>
                    <w:szCs w:val="20"/>
                  </w:rPr>
                </w:rPrChange>
              </w:rPr>
            </w:pPr>
            <w:ins w:id="583" w:author="Ifeanyi Micheal Obinefo" w:date="2026-04-13T19:04:00Z" w16du:dateUtc="2026-04-13T23:04:00Z">
              <w:r>
                <w:t>1.</w:t>
              </w:r>
            </w:ins>
          </w:p>
        </w:tc>
        <w:tc>
          <w:tcPr>
            <w:tcW w:w="1391" w:type="dxa"/>
          </w:tcPr>
          <w:p w14:paraId="66A908C2" w14:textId="4B1FFEDB" w:rsidR="003A2620" w:rsidRPr="000342F6" w:rsidRDefault="003A2620" w:rsidP="003A2620">
            <w:pPr>
              <w:rPr>
                <w:ins w:id="584" w:author="Ifeanyi Micheal Obinefo" w:date="2026-04-13T12:13:00Z" w16du:dateUtc="2026-04-13T16:13:00Z"/>
                <w:rFonts w:cs="Times New Roman"/>
                <w:rPrChange w:id="585" w:author="Ifeanyi Micheal Obinefo" w:date="2026-04-13T12:15:00Z" w16du:dateUtc="2026-04-13T16:15:00Z">
                  <w:rPr>
                    <w:ins w:id="586" w:author="Ifeanyi Micheal Obinefo" w:date="2026-04-13T12:13:00Z" w16du:dateUtc="2026-04-13T16:13:00Z"/>
                    <w:rFonts w:cs="Times New Roman"/>
                    <w:sz w:val="20"/>
                    <w:szCs w:val="20"/>
                  </w:rPr>
                </w:rPrChange>
              </w:rPr>
            </w:pPr>
            <w:ins w:id="587" w:author="Ifeanyi Micheal Obinefo" w:date="2026-04-13T19:04:00Z" w16du:dateUtc="2026-04-13T23:04:00Z">
              <w:r>
                <w:t>29.</w:t>
              </w:r>
            </w:ins>
          </w:p>
        </w:tc>
      </w:tr>
      <w:tr w:rsidR="003A2620" w:rsidRPr="001B1791" w14:paraId="660870BA" w14:textId="77777777" w:rsidTr="005E1260">
        <w:trPr>
          <w:ins w:id="588" w:author="Ifeanyi Micheal Obinefo" w:date="2026-04-13T12:13:00Z"/>
        </w:trPr>
        <w:tc>
          <w:tcPr>
            <w:tcW w:w="5091" w:type="dxa"/>
          </w:tcPr>
          <w:p w14:paraId="104E555A" w14:textId="0F08930C" w:rsidR="003A2620" w:rsidRPr="000342F6" w:rsidRDefault="00AB7BA3" w:rsidP="003A2620">
            <w:pPr>
              <w:rPr>
                <w:ins w:id="589" w:author="Ifeanyi Micheal Obinefo" w:date="2026-04-13T12:13:00Z" w16du:dateUtc="2026-04-13T16:13:00Z"/>
                <w:rFonts w:cs="Times New Roman"/>
                <w:rPrChange w:id="590" w:author="Ifeanyi Micheal Obinefo" w:date="2026-04-13T12:15:00Z" w16du:dateUtc="2026-04-13T16:15:00Z">
                  <w:rPr>
                    <w:ins w:id="591" w:author="Ifeanyi Micheal Obinefo" w:date="2026-04-13T12:13:00Z" w16du:dateUtc="2026-04-13T16:13:00Z"/>
                    <w:rFonts w:cs="Times New Roman"/>
                    <w:sz w:val="20"/>
                    <w:szCs w:val="20"/>
                  </w:rPr>
                </w:rPrChange>
              </w:rPr>
            </w:pPr>
            <w:ins w:id="592" w:author="Ifeanyi Micheal Obinefo" w:date="2026-04-13T19:09:00Z" w16du:dateUtc="2026-04-13T23:09:00Z">
              <w:r w:rsidRPr="00A971BD">
                <w:rPr>
                  <w:rFonts w:cs="Times New Roman"/>
                </w:rPr>
                <w:t>Age of household head (years)</w:t>
              </w:r>
            </w:ins>
          </w:p>
        </w:tc>
        <w:tc>
          <w:tcPr>
            <w:tcW w:w="1744" w:type="dxa"/>
          </w:tcPr>
          <w:p w14:paraId="282D0C61" w14:textId="15814D20" w:rsidR="003A2620" w:rsidRPr="000342F6" w:rsidRDefault="003A2620" w:rsidP="003A2620">
            <w:pPr>
              <w:rPr>
                <w:ins w:id="593" w:author="Ifeanyi Micheal Obinefo" w:date="2026-04-13T12:13:00Z" w16du:dateUtc="2026-04-13T16:13:00Z"/>
                <w:rFonts w:cs="Times New Roman"/>
                <w:rPrChange w:id="594" w:author="Ifeanyi Micheal Obinefo" w:date="2026-04-13T12:15:00Z" w16du:dateUtc="2026-04-13T16:15:00Z">
                  <w:rPr>
                    <w:ins w:id="595" w:author="Ifeanyi Micheal Obinefo" w:date="2026-04-13T12:13:00Z" w16du:dateUtc="2026-04-13T16:13:00Z"/>
                    <w:rFonts w:cs="Times New Roman"/>
                    <w:sz w:val="20"/>
                    <w:szCs w:val="20"/>
                  </w:rPr>
                </w:rPrChange>
              </w:rPr>
            </w:pPr>
            <w:ins w:id="596" w:author="Ifeanyi Micheal Obinefo" w:date="2026-04-13T19:04:00Z" w16du:dateUtc="2026-04-13T23:04:00Z">
              <w:r>
                <w:t>5</w:t>
              </w:r>
            </w:ins>
            <w:ins w:id="597" w:author="Ifeanyi Micheal Obinefo" w:date="2026-04-13T19:17:00Z" w16du:dateUtc="2026-04-13T23:17:00Z">
              <w:r w:rsidR="00D6089C">
                <w:t>8</w:t>
              </w:r>
            </w:ins>
          </w:p>
        </w:tc>
        <w:tc>
          <w:tcPr>
            <w:tcW w:w="1748" w:type="dxa"/>
          </w:tcPr>
          <w:p w14:paraId="63409EEE" w14:textId="741F76AB" w:rsidR="003A2620" w:rsidRPr="000342F6" w:rsidRDefault="003A2620" w:rsidP="003A2620">
            <w:pPr>
              <w:rPr>
                <w:ins w:id="598" w:author="Ifeanyi Micheal Obinefo" w:date="2026-04-13T12:13:00Z" w16du:dateUtc="2026-04-13T16:13:00Z"/>
                <w:rFonts w:cs="Times New Roman"/>
                <w:rPrChange w:id="599" w:author="Ifeanyi Micheal Obinefo" w:date="2026-04-13T12:15:00Z" w16du:dateUtc="2026-04-13T16:15:00Z">
                  <w:rPr>
                    <w:ins w:id="600" w:author="Ifeanyi Micheal Obinefo" w:date="2026-04-13T12:13:00Z" w16du:dateUtc="2026-04-13T16:13:00Z"/>
                    <w:rFonts w:cs="Times New Roman"/>
                    <w:sz w:val="20"/>
                    <w:szCs w:val="20"/>
                  </w:rPr>
                </w:rPrChange>
              </w:rPr>
            </w:pPr>
            <w:ins w:id="601" w:author="Ifeanyi Micheal Obinefo" w:date="2026-04-13T19:04:00Z" w16du:dateUtc="2026-04-13T23:04:00Z">
              <w:r>
                <w:t>55</w:t>
              </w:r>
            </w:ins>
          </w:p>
        </w:tc>
        <w:tc>
          <w:tcPr>
            <w:tcW w:w="1314" w:type="dxa"/>
          </w:tcPr>
          <w:p w14:paraId="411E0B6B" w14:textId="3EDCF619" w:rsidR="003A2620" w:rsidRPr="000342F6" w:rsidRDefault="003A2620" w:rsidP="003A2620">
            <w:pPr>
              <w:rPr>
                <w:ins w:id="602" w:author="Ifeanyi Micheal Obinefo" w:date="2026-04-13T12:13:00Z" w16du:dateUtc="2026-04-13T16:13:00Z"/>
                <w:rFonts w:cs="Times New Roman"/>
                <w:rPrChange w:id="603" w:author="Ifeanyi Micheal Obinefo" w:date="2026-04-13T12:15:00Z" w16du:dateUtc="2026-04-13T16:15:00Z">
                  <w:rPr>
                    <w:ins w:id="604" w:author="Ifeanyi Micheal Obinefo" w:date="2026-04-13T12:13:00Z" w16du:dateUtc="2026-04-13T16:13:00Z"/>
                    <w:rFonts w:cs="Times New Roman"/>
                    <w:sz w:val="20"/>
                    <w:szCs w:val="20"/>
                  </w:rPr>
                </w:rPrChange>
              </w:rPr>
            </w:pPr>
            <w:ins w:id="605" w:author="Ifeanyi Micheal Obinefo" w:date="2026-04-13T19:04:00Z" w16du:dateUtc="2026-04-13T23:04:00Z">
              <w:r>
                <w:t>1</w:t>
              </w:r>
            </w:ins>
            <w:ins w:id="606" w:author="Ifeanyi Micheal Obinefo" w:date="2026-04-13T19:17:00Z" w16du:dateUtc="2026-04-13T23:17:00Z">
              <w:r w:rsidR="00D6089C">
                <w:t>1</w:t>
              </w:r>
            </w:ins>
          </w:p>
        </w:tc>
        <w:tc>
          <w:tcPr>
            <w:tcW w:w="1672" w:type="dxa"/>
          </w:tcPr>
          <w:p w14:paraId="38A8E47C" w14:textId="71F3ECB9" w:rsidR="003A2620" w:rsidRPr="000342F6" w:rsidRDefault="003A2620" w:rsidP="003A2620">
            <w:pPr>
              <w:rPr>
                <w:ins w:id="607" w:author="Ifeanyi Micheal Obinefo" w:date="2026-04-13T12:13:00Z" w16du:dateUtc="2026-04-13T16:13:00Z"/>
                <w:rFonts w:cs="Times New Roman"/>
                <w:rPrChange w:id="608" w:author="Ifeanyi Micheal Obinefo" w:date="2026-04-13T12:15:00Z" w16du:dateUtc="2026-04-13T16:15:00Z">
                  <w:rPr>
                    <w:ins w:id="609" w:author="Ifeanyi Micheal Obinefo" w:date="2026-04-13T12:13:00Z" w16du:dateUtc="2026-04-13T16:13:00Z"/>
                    <w:rFonts w:cs="Times New Roman"/>
                    <w:sz w:val="20"/>
                    <w:szCs w:val="20"/>
                  </w:rPr>
                </w:rPrChange>
              </w:rPr>
            </w:pPr>
            <w:ins w:id="610" w:author="Ifeanyi Micheal Obinefo" w:date="2026-04-13T19:04:00Z" w16du:dateUtc="2026-04-13T23:04:00Z">
              <w:r>
                <w:t>23</w:t>
              </w:r>
            </w:ins>
          </w:p>
        </w:tc>
        <w:tc>
          <w:tcPr>
            <w:tcW w:w="1391" w:type="dxa"/>
          </w:tcPr>
          <w:p w14:paraId="42523001" w14:textId="204AC2A7" w:rsidR="003A2620" w:rsidRPr="000342F6" w:rsidRDefault="003A2620" w:rsidP="003A2620">
            <w:pPr>
              <w:rPr>
                <w:ins w:id="611" w:author="Ifeanyi Micheal Obinefo" w:date="2026-04-13T12:13:00Z" w16du:dateUtc="2026-04-13T16:13:00Z"/>
                <w:rFonts w:cs="Times New Roman"/>
                <w:rPrChange w:id="612" w:author="Ifeanyi Micheal Obinefo" w:date="2026-04-13T12:15:00Z" w16du:dateUtc="2026-04-13T16:15:00Z">
                  <w:rPr>
                    <w:ins w:id="613" w:author="Ifeanyi Micheal Obinefo" w:date="2026-04-13T12:13:00Z" w16du:dateUtc="2026-04-13T16:13:00Z"/>
                    <w:rFonts w:cs="Times New Roman"/>
                    <w:sz w:val="20"/>
                    <w:szCs w:val="20"/>
                  </w:rPr>
                </w:rPrChange>
              </w:rPr>
            </w:pPr>
            <w:ins w:id="614" w:author="Ifeanyi Micheal Obinefo" w:date="2026-04-13T19:04:00Z" w16du:dateUtc="2026-04-13T23:04:00Z">
              <w:r>
                <w:t>100</w:t>
              </w:r>
            </w:ins>
          </w:p>
        </w:tc>
      </w:tr>
      <w:tr w:rsidR="003A2620" w:rsidRPr="001B1791" w14:paraId="4041EDC4" w14:textId="77777777" w:rsidTr="005E1260">
        <w:trPr>
          <w:ins w:id="615" w:author="Ifeanyi Micheal Obinefo" w:date="2026-04-13T12:13:00Z"/>
        </w:trPr>
        <w:tc>
          <w:tcPr>
            <w:tcW w:w="5091" w:type="dxa"/>
          </w:tcPr>
          <w:p w14:paraId="6CD96BA8" w14:textId="5D753166" w:rsidR="003A2620" w:rsidRPr="000342F6" w:rsidRDefault="009C52C1" w:rsidP="003A2620">
            <w:pPr>
              <w:rPr>
                <w:ins w:id="616" w:author="Ifeanyi Micheal Obinefo" w:date="2026-04-13T12:13:00Z" w16du:dateUtc="2026-04-13T16:13:00Z"/>
                <w:rFonts w:cs="Times New Roman"/>
                <w:rPrChange w:id="617" w:author="Ifeanyi Micheal Obinefo" w:date="2026-04-13T12:15:00Z" w16du:dateUtc="2026-04-13T16:15:00Z">
                  <w:rPr>
                    <w:ins w:id="618" w:author="Ifeanyi Micheal Obinefo" w:date="2026-04-13T12:13:00Z" w16du:dateUtc="2026-04-13T16:13:00Z"/>
                    <w:rFonts w:cs="Times New Roman"/>
                    <w:sz w:val="20"/>
                    <w:szCs w:val="20"/>
                  </w:rPr>
                </w:rPrChange>
              </w:rPr>
            </w:pPr>
            <w:ins w:id="619" w:author="Ifeanyi Micheal Obinefo" w:date="2026-04-13T19:10:00Z" w16du:dateUtc="2026-04-13T23:10:00Z">
              <w:r w:rsidRPr="00A971BD">
                <w:rPr>
                  <w:rFonts w:cs="Times New Roman"/>
                </w:rPr>
                <w:t>Female head (=1)</w:t>
              </w:r>
            </w:ins>
          </w:p>
        </w:tc>
        <w:tc>
          <w:tcPr>
            <w:tcW w:w="1744" w:type="dxa"/>
          </w:tcPr>
          <w:p w14:paraId="6C03EEEF" w14:textId="76267F6B" w:rsidR="003A2620" w:rsidRPr="000342F6" w:rsidRDefault="003A2620" w:rsidP="003A2620">
            <w:pPr>
              <w:rPr>
                <w:ins w:id="620" w:author="Ifeanyi Micheal Obinefo" w:date="2026-04-13T12:13:00Z" w16du:dateUtc="2026-04-13T16:13:00Z"/>
                <w:rFonts w:cs="Times New Roman"/>
                <w:rPrChange w:id="621" w:author="Ifeanyi Micheal Obinefo" w:date="2026-04-13T12:15:00Z" w16du:dateUtc="2026-04-13T16:15:00Z">
                  <w:rPr>
                    <w:ins w:id="622" w:author="Ifeanyi Micheal Obinefo" w:date="2026-04-13T12:13:00Z" w16du:dateUtc="2026-04-13T16:13:00Z"/>
                    <w:rFonts w:cs="Times New Roman"/>
                    <w:sz w:val="20"/>
                    <w:szCs w:val="20"/>
                  </w:rPr>
                </w:rPrChange>
              </w:rPr>
            </w:pPr>
            <w:ins w:id="623" w:author="Ifeanyi Micheal Obinefo" w:date="2026-04-13T19:04:00Z" w16du:dateUtc="2026-04-13T23:04:00Z">
              <w:r>
                <w:t>0.14</w:t>
              </w:r>
            </w:ins>
          </w:p>
        </w:tc>
        <w:tc>
          <w:tcPr>
            <w:tcW w:w="1748" w:type="dxa"/>
          </w:tcPr>
          <w:p w14:paraId="6DF23E08" w14:textId="7C66B416" w:rsidR="003A2620" w:rsidRPr="000342F6" w:rsidRDefault="003A2620" w:rsidP="003A2620">
            <w:pPr>
              <w:rPr>
                <w:ins w:id="624" w:author="Ifeanyi Micheal Obinefo" w:date="2026-04-13T12:13:00Z" w16du:dateUtc="2026-04-13T16:13:00Z"/>
                <w:rFonts w:cs="Times New Roman"/>
                <w:rPrChange w:id="625" w:author="Ifeanyi Micheal Obinefo" w:date="2026-04-13T12:15:00Z" w16du:dateUtc="2026-04-13T16:15:00Z">
                  <w:rPr>
                    <w:ins w:id="626" w:author="Ifeanyi Micheal Obinefo" w:date="2026-04-13T12:13:00Z" w16du:dateUtc="2026-04-13T16:13:00Z"/>
                    <w:rFonts w:cs="Times New Roman"/>
                    <w:sz w:val="20"/>
                    <w:szCs w:val="20"/>
                  </w:rPr>
                </w:rPrChange>
              </w:rPr>
            </w:pPr>
            <w:ins w:id="627" w:author="Ifeanyi Micheal Obinefo" w:date="2026-04-13T19:04:00Z" w16du:dateUtc="2026-04-13T23:04:00Z">
              <w:r>
                <w:t>0</w:t>
              </w:r>
            </w:ins>
          </w:p>
        </w:tc>
        <w:tc>
          <w:tcPr>
            <w:tcW w:w="1314" w:type="dxa"/>
          </w:tcPr>
          <w:p w14:paraId="0142B8D0" w14:textId="5733A838" w:rsidR="003A2620" w:rsidRPr="000342F6" w:rsidRDefault="003A2620" w:rsidP="003A2620">
            <w:pPr>
              <w:rPr>
                <w:ins w:id="628" w:author="Ifeanyi Micheal Obinefo" w:date="2026-04-13T12:13:00Z" w16du:dateUtc="2026-04-13T16:13:00Z"/>
                <w:rFonts w:cs="Times New Roman"/>
                <w:rPrChange w:id="629" w:author="Ifeanyi Micheal Obinefo" w:date="2026-04-13T12:15:00Z" w16du:dateUtc="2026-04-13T16:15:00Z">
                  <w:rPr>
                    <w:ins w:id="630" w:author="Ifeanyi Micheal Obinefo" w:date="2026-04-13T12:13:00Z" w16du:dateUtc="2026-04-13T16:13:00Z"/>
                    <w:rFonts w:cs="Times New Roman"/>
                    <w:sz w:val="20"/>
                    <w:szCs w:val="20"/>
                  </w:rPr>
                </w:rPrChange>
              </w:rPr>
            </w:pPr>
            <w:ins w:id="631" w:author="Ifeanyi Micheal Obinefo" w:date="2026-04-13T19:04:00Z" w16du:dateUtc="2026-04-13T23:04:00Z">
              <w:r>
                <w:t>0.35</w:t>
              </w:r>
            </w:ins>
          </w:p>
        </w:tc>
        <w:tc>
          <w:tcPr>
            <w:tcW w:w="1672" w:type="dxa"/>
          </w:tcPr>
          <w:p w14:paraId="77B8B96F" w14:textId="5542A4E6" w:rsidR="003A2620" w:rsidRPr="000342F6" w:rsidRDefault="003A2620" w:rsidP="003A2620">
            <w:pPr>
              <w:rPr>
                <w:ins w:id="632" w:author="Ifeanyi Micheal Obinefo" w:date="2026-04-13T12:13:00Z" w16du:dateUtc="2026-04-13T16:13:00Z"/>
                <w:rFonts w:cs="Times New Roman"/>
                <w:rPrChange w:id="633" w:author="Ifeanyi Micheal Obinefo" w:date="2026-04-13T12:15:00Z" w16du:dateUtc="2026-04-13T16:15:00Z">
                  <w:rPr>
                    <w:ins w:id="634" w:author="Ifeanyi Micheal Obinefo" w:date="2026-04-13T12:13:00Z" w16du:dateUtc="2026-04-13T16:13:00Z"/>
                    <w:rFonts w:cs="Times New Roman"/>
                    <w:sz w:val="20"/>
                    <w:szCs w:val="20"/>
                  </w:rPr>
                </w:rPrChange>
              </w:rPr>
            </w:pPr>
            <w:ins w:id="635" w:author="Ifeanyi Micheal Obinefo" w:date="2026-04-13T19:04:00Z" w16du:dateUtc="2026-04-13T23:04:00Z">
              <w:r>
                <w:t>0</w:t>
              </w:r>
            </w:ins>
          </w:p>
        </w:tc>
        <w:tc>
          <w:tcPr>
            <w:tcW w:w="1391" w:type="dxa"/>
          </w:tcPr>
          <w:p w14:paraId="04AEC82C" w14:textId="7007A706" w:rsidR="003A2620" w:rsidRPr="000342F6" w:rsidRDefault="003A2620" w:rsidP="003A2620">
            <w:pPr>
              <w:rPr>
                <w:ins w:id="636" w:author="Ifeanyi Micheal Obinefo" w:date="2026-04-13T12:13:00Z" w16du:dateUtc="2026-04-13T16:13:00Z"/>
                <w:rFonts w:cs="Times New Roman"/>
                <w:rPrChange w:id="637" w:author="Ifeanyi Micheal Obinefo" w:date="2026-04-13T12:15:00Z" w16du:dateUtc="2026-04-13T16:15:00Z">
                  <w:rPr>
                    <w:ins w:id="638" w:author="Ifeanyi Micheal Obinefo" w:date="2026-04-13T12:13:00Z" w16du:dateUtc="2026-04-13T16:13:00Z"/>
                    <w:rFonts w:cs="Times New Roman"/>
                    <w:sz w:val="20"/>
                    <w:szCs w:val="20"/>
                  </w:rPr>
                </w:rPrChange>
              </w:rPr>
            </w:pPr>
            <w:ins w:id="639" w:author="Ifeanyi Micheal Obinefo" w:date="2026-04-13T19:04:00Z" w16du:dateUtc="2026-04-13T23:04:00Z">
              <w:r>
                <w:t>1</w:t>
              </w:r>
            </w:ins>
          </w:p>
        </w:tc>
      </w:tr>
      <w:tr w:rsidR="003A2620" w:rsidRPr="001B1791" w14:paraId="51D339EE" w14:textId="77777777" w:rsidTr="005E1260">
        <w:trPr>
          <w:ins w:id="640" w:author="Ifeanyi Micheal Obinefo" w:date="2026-04-13T12:13:00Z"/>
        </w:trPr>
        <w:tc>
          <w:tcPr>
            <w:tcW w:w="5091" w:type="dxa"/>
          </w:tcPr>
          <w:p w14:paraId="3C4B515E" w14:textId="0E2DE6AB" w:rsidR="003A2620" w:rsidRPr="000342F6" w:rsidRDefault="001D385A" w:rsidP="003A2620">
            <w:pPr>
              <w:rPr>
                <w:ins w:id="641" w:author="Ifeanyi Micheal Obinefo" w:date="2026-04-13T12:13:00Z" w16du:dateUtc="2026-04-13T16:13:00Z"/>
                <w:rFonts w:cs="Times New Roman"/>
                <w:rPrChange w:id="642" w:author="Ifeanyi Micheal Obinefo" w:date="2026-04-13T12:15:00Z" w16du:dateUtc="2026-04-13T16:15:00Z">
                  <w:rPr>
                    <w:ins w:id="643" w:author="Ifeanyi Micheal Obinefo" w:date="2026-04-13T12:13:00Z" w16du:dateUtc="2026-04-13T16:13:00Z"/>
                    <w:rFonts w:cs="Times New Roman"/>
                    <w:sz w:val="20"/>
                    <w:szCs w:val="20"/>
                  </w:rPr>
                </w:rPrChange>
              </w:rPr>
            </w:pPr>
            <w:ins w:id="644" w:author="Ifeanyi Micheal Obinefo" w:date="2026-04-13T19:09:00Z" w16du:dateUtc="2026-04-13T23:09:00Z">
              <w:r w:rsidRPr="00A971BD">
                <w:rPr>
                  <w:rFonts w:cs="Times New Roman"/>
                </w:rPr>
                <w:t>Head has formal schooling (=1)</w:t>
              </w:r>
            </w:ins>
          </w:p>
        </w:tc>
        <w:tc>
          <w:tcPr>
            <w:tcW w:w="1744" w:type="dxa"/>
          </w:tcPr>
          <w:p w14:paraId="307D62D5" w14:textId="60977B62" w:rsidR="003A2620" w:rsidRPr="000342F6" w:rsidRDefault="003A2620" w:rsidP="003A2620">
            <w:pPr>
              <w:rPr>
                <w:ins w:id="645" w:author="Ifeanyi Micheal Obinefo" w:date="2026-04-13T12:13:00Z" w16du:dateUtc="2026-04-13T16:13:00Z"/>
                <w:rFonts w:cs="Times New Roman"/>
                <w:rPrChange w:id="646" w:author="Ifeanyi Micheal Obinefo" w:date="2026-04-13T12:15:00Z" w16du:dateUtc="2026-04-13T16:15:00Z">
                  <w:rPr>
                    <w:ins w:id="647" w:author="Ifeanyi Micheal Obinefo" w:date="2026-04-13T12:13:00Z" w16du:dateUtc="2026-04-13T16:13:00Z"/>
                    <w:rFonts w:cs="Times New Roman"/>
                    <w:sz w:val="20"/>
                    <w:szCs w:val="20"/>
                  </w:rPr>
                </w:rPrChange>
              </w:rPr>
            </w:pPr>
            <w:ins w:id="648" w:author="Ifeanyi Micheal Obinefo" w:date="2026-04-13T19:04:00Z" w16du:dateUtc="2026-04-13T23:04:00Z">
              <w:r>
                <w:t>0.89</w:t>
              </w:r>
            </w:ins>
          </w:p>
        </w:tc>
        <w:tc>
          <w:tcPr>
            <w:tcW w:w="1748" w:type="dxa"/>
          </w:tcPr>
          <w:p w14:paraId="55455D7E" w14:textId="110961C0" w:rsidR="003A2620" w:rsidRPr="000342F6" w:rsidRDefault="003A2620" w:rsidP="003A2620">
            <w:pPr>
              <w:rPr>
                <w:ins w:id="649" w:author="Ifeanyi Micheal Obinefo" w:date="2026-04-13T12:13:00Z" w16du:dateUtc="2026-04-13T16:13:00Z"/>
                <w:rFonts w:cs="Times New Roman"/>
                <w:rPrChange w:id="650" w:author="Ifeanyi Micheal Obinefo" w:date="2026-04-13T12:15:00Z" w16du:dateUtc="2026-04-13T16:15:00Z">
                  <w:rPr>
                    <w:ins w:id="651" w:author="Ifeanyi Micheal Obinefo" w:date="2026-04-13T12:13:00Z" w16du:dateUtc="2026-04-13T16:13:00Z"/>
                    <w:rFonts w:cs="Times New Roman"/>
                    <w:sz w:val="20"/>
                    <w:szCs w:val="20"/>
                  </w:rPr>
                </w:rPrChange>
              </w:rPr>
            </w:pPr>
            <w:ins w:id="652" w:author="Ifeanyi Micheal Obinefo" w:date="2026-04-13T19:04:00Z" w16du:dateUtc="2026-04-13T23:04:00Z">
              <w:r>
                <w:t>1.000</w:t>
              </w:r>
            </w:ins>
          </w:p>
        </w:tc>
        <w:tc>
          <w:tcPr>
            <w:tcW w:w="1314" w:type="dxa"/>
          </w:tcPr>
          <w:p w14:paraId="61209BFD" w14:textId="76E4D40D" w:rsidR="003A2620" w:rsidRPr="000342F6" w:rsidRDefault="003A2620" w:rsidP="003A2620">
            <w:pPr>
              <w:rPr>
                <w:ins w:id="653" w:author="Ifeanyi Micheal Obinefo" w:date="2026-04-13T12:13:00Z" w16du:dateUtc="2026-04-13T16:13:00Z"/>
                <w:rFonts w:cs="Times New Roman"/>
                <w:rPrChange w:id="654" w:author="Ifeanyi Micheal Obinefo" w:date="2026-04-13T12:15:00Z" w16du:dateUtc="2026-04-13T16:15:00Z">
                  <w:rPr>
                    <w:ins w:id="655" w:author="Ifeanyi Micheal Obinefo" w:date="2026-04-13T12:13:00Z" w16du:dateUtc="2026-04-13T16:13:00Z"/>
                    <w:rFonts w:cs="Times New Roman"/>
                    <w:sz w:val="20"/>
                    <w:szCs w:val="20"/>
                  </w:rPr>
                </w:rPrChange>
              </w:rPr>
            </w:pPr>
            <w:ins w:id="656" w:author="Ifeanyi Micheal Obinefo" w:date="2026-04-13T19:04:00Z" w16du:dateUtc="2026-04-13T23:04:00Z">
              <w:r>
                <w:t>0.31</w:t>
              </w:r>
            </w:ins>
          </w:p>
        </w:tc>
        <w:tc>
          <w:tcPr>
            <w:tcW w:w="1672" w:type="dxa"/>
          </w:tcPr>
          <w:p w14:paraId="3B0D245C" w14:textId="020C5CC2" w:rsidR="003A2620" w:rsidRPr="000342F6" w:rsidRDefault="003A2620" w:rsidP="003A2620">
            <w:pPr>
              <w:rPr>
                <w:ins w:id="657" w:author="Ifeanyi Micheal Obinefo" w:date="2026-04-13T12:13:00Z" w16du:dateUtc="2026-04-13T16:13:00Z"/>
                <w:rFonts w:cs="Times New Roman"/>
                <w:rPrChange w:id="658" w:author="Ifeanyi Micheal Obinefo" w:date="2026-04-13T12:15:00Z" w16du:dateUtc="2026-04-13T16:15:00Z">
                  <w:rPr>
                    <w:ins w:id="659" w:author="Ifeanyi Micheal Obinefo" w:date="2026-04-13T12:13:00Z" w16du:dateUtc="2026-04-13T16:13:00Z"/>
                    <w:rFonts w:cs="Times New Roman"/>
                    <w:sz w:val="20"/>
                    <w:szCs w:val="20"/>
                  </w:rPr>
                </w:rPrChange>
              </w:rPr>
            </w:pPr>
            <w:ins w:id="660" w:author="Ifeanyi Micheal Obinefo" w:date="2026-04-13T19:04:00Z" w16du:dateUtc="2026-04-13T23:04:00Z">
              <w:r>
                <w:t>0</w:t>
              </w:r>
            </w:ins>
          </w:p>
        </w:tc>
        <w:tc>
          <w:tcPr>
            <w:tcW w:w="1391" w:type="dxa"/>
          </w:tcPr>
          <w:p w14:paraId="0238A309" w14:textId="55C47E55" w:rsidR="003A2620" w:rsidRPr="000342F6" w:rsidRDefault="003A2620" w:rsidP="003A2620">
            <w:pPr>
              <w:rPr>
                <w:ins w:id="661" w:author="Ifeanyi Micheal Obinefo" w:date="2026-04-13T12:13:00Z" w16du:dateUtc="2026-04-13T16:13:00Z"/>
                <w:rFonts w:cs="Times New Roman"/>
                <w:rPrChange w:id="662" w:author="Ifeanyi Micheal Obinefo" w:date="2026-04-13T12:15:00Z" w16du:dateUtc="2026-04-13T16:15:00Z">
                  <w:rPr>
                    <w:ins w:id="663" w:author="Ifeanyi Micheal Obinefo" w:date="2026-04-13T12:13:00Z" w16du:dateUtc="2026-04-13T16:13:00Z"/>
                    <w:rFonts w:cs="Times New Roman"/>
                    <w:sz w:val="20"/>
                    <w:szCs w:val="20"/>
                  </w:rPr>
                </w:rPrChange>
              </w:rPr>
            </w:pPr>
            <w:ins w:id="664" w:author="Ifeanyi Micheal Obinefo" w:date="2026-04-13T19:04:00Z" w16du:dateUtc="2026-04-13T23:04:00Z">
              <w:r>
                <w:t>1</w:t>
              </w:r>
            </w:ins>
          </w:p>
        </w:tc>
      </w:tr>
      <w:tr w:rsidR="003A2620" w:rsidRPr="001B1791" w14:paraId="095D2C3B" w14:textId="77777777" w:rsidTr="005E1260">
        <w:trPr>
          <w:ins w:id="665" w:author="Ifeanyi Micheal Obinefo" w:date="2026-04-13T12:13:00Z"/>
        </w:trPr>
        <w:tc>
          <w:tcPr>
            <w:tcW w:w="5091" w:type="dxa"/>
          </w:tcPr>
          <w:p w14:paraId="75D15F72" w14:textId="5DA447D1" w:rsidR="003A2620" w:rsidRPr="000342F6" w:rsidRDefault="009C52C1" w:rsidP="003A2620">
            <w:pPr>
              <w:rPr>
                <w:ins w:id="666" w:author="Ifeanyi Micheal Obinefo" w:date="2026-04-13T12:13:00Z" w16du:dateUtc="2026-04-13T16:13:00Z"/>
                <w:rFonts w:cs="Times New Roman"/>
                <w:rPrChange w:id="667" w:author="Ifeanyi Micheal Obinefo" w:date="2026-04-13T12:15:00Z" w16du:dateUtc="2026-04-13T16:15:00Z">
                  <w:rPr>
                    <w:ins w:id="668" w:author="Ifeanyi Micheal Obinefo" w:date="2026-04-13T12:13:00Z" w16du:dateUtc="2026-04-13T16:13:00Z"/>
                    <w:rFonts w:cs="Times New Roman"/>
                    <w:sz w:val="20"/>
                    <w:szCs w:val="20"/>
                  </w:rPr>
                </w:rPrChange>
              </w:rPr>
            </w:pPr>
            <w:ins w:id="669" w:author="Ifeanyi Micheal Obinefo" w:date="2026-04-13T19:10:00Z" w16du:dateUtc="2026-04-13T23:10:00Z">
              <w:r>
                <w:t>Mean Annual Rainfall (</w:t>
              </w:r>
              <w:r w:rsidR="00FC678A">
                <w:t>cm</w:t>
              </w:r>
              <w:r w:rsidR="00B63C20">
                <w:t>)</w:t>
              </w:r>
            </w:ins>
          </w:p>
        </w:tc>
        <w:tc>
          <w:tcPr>
            <w:tcW w:w="1744" w:type="dxa"/>
          </w:tcPr>
          <w:p w14:paraId="7C478E0C" w14:textId="7B7EC837" w:rsidR="003A2620" w:rsidRPr="000342F6" w:rsidRDefault="003A2620" w:rsidP="003A2620">
            <w:pPr>
              <w:rPr>
                <w:ins w:id="670" w:author="Ifeanyi Micheal Obinefo" w:date="2026-04-13T12:13:00Z" w16du:dateUtc="2026-04-13T16:13:00Z"/>
                <w:rFonts w:cs="Times New Roman"/>
                <w:rPrChange w:id="671" w:author="Ifeanyi Micheal Obinefo" w:date="2026-04-13T12:15:00Z" w16du:dateUtc="2026-04-13T16:15:00Z">
                  <w:rPr>
                    <w:ins w:id="672" w:author="Ifeanyi Micheal Obinefo" w:date="2026-04-13T12:13:00Z" w16du:dateUtc="2026-04-13T16:13:00Z"/>
                    <w:rFonts w:cs="Times New Roman"/>
                    <w:sz w:val="20"/>
                    <w:szCs w:val="20"/>
                  </w:rPr>
                </w:rPrChange>
              </w:rPr>
            </w:pPr>
            <w:ins w:id="673" w:author="Ifeanyi Micheal Obinefo" w:date="2026-04-13T19:04:00Z" w16du:dateUtc="2026-04-13T23:04:00Z">
              <w:r>
                <w:t>540</w:t>
              </w:r>
            </w:ins>
          </w:p>
        </w:tc>
        <w:tc>
          <w:tcPr>
            <w:tcW w:w="1748" w:type="dxa"/>
          </w:tcPr>
          <w:p w14:paraId="60216974" w14:textId="6A1D303E" w:rsidR="003A2620" w:rsidRPr="000342F6" w:rsidRDefault="003A2620" w:rsidP="003A2620">
            <w:pPr>
              <w:rPr>
                <w:ins w:id="674" w:author="Ifeanyi Micheal Obinefo" w:date="2026-04-13T12:13:00Z" w16du:dateUtc="2026-04-13T16:13:00Z"/>
                <w:rFonts w:cs="Times New Roman"/>
                <w:rPrChange w:id="675" w:author="Ifeanyi Micheal Obinefo" w:date="2026-04-13T12:15:00Z" w16du:dateUtc="2026-04-13T16:15:00Z">
                  <w:rPr>
                    <w:ins w:id="676" w:author="Ifeanyi Micheal Obinefo" w:date="2026-04-13T12:13:00Z" w16du:dateUtc="2026-04-13T16:13:00Z"/>
                    <w:rFonts w:cs="Times New Roman"/>
                    <w:sz w:val="20"/>
                    <w:szCs w:val="20"/>
                  </w:rPr>
                </w:rPrChange>
              </w:rPr>
            </w:pPr>
            <w:ins w:id="677" w:author="Ifeanyi Micheal Obinefo" w:date="2026-04-13T19:04:00Z" w16du:dateUtc="2026-04-13T23:04:00Z">
              <w:r>
                <w:t>404</w:t>
              </w:r>
            </w:ins>
          </w:p>
        </w:tc>
        <w:tc>
          <w:tcPr>
            <w:tcW w:w="1314" w:type="dxa"/>
          </w:tcPr>
          <w:p w14:paraId="7CD77428" w14:textId="602AED1B" w:rsidR="003A2620" w:rsidRPr="000342F6" w:rsidRDefault="003A2620" w:rsidP="003A2620">
            <w:pPr>
              <w:rPr>
                <w:ins w:id="678" w:author="Ifeanyi Micheal Obinefo" w:date="2026-04-13T12:13:00Z" w16du:dateUtc="2026-04-13T16:13:00Z"/>
                <w:rFonts w:cs="Times New Roman"/>
                <w:rPrChange w:id="679" w:author="Ifeanyi Micheal Obinefo" w:date="2026-04-13T12:15:00Z" w16du:dateUtc="2026-04-13T16:15:00Z">
                  <w:rPr>
                    <w:ins w:id="680" w:author="Ifeanyi Micheal Obinefo" w:date="2026-04-13T12:13:00Z" w16du:dateUtc="2026-04-13T16:13:00Z"/>
                    <w:rFonts w:cs="Times New Roman"/>
                    <w:sz w:val="20"/>
                    <w:szCs w:val="20"/>
                  </w:rPr>
                </w:rPrChange>
              </w:rPr>
            </w:pPr>
            <w:ins w:id="681" w:author="Ifeanyi Micheal Obinefo" w:date="2026-04-13T19:04:00Z" w16du:dateUtc="2026-04-13T23:04:00Z">
              <w:r>
                <w:t>445</w:t>
              </w:r>
            </w:ins>
          </w:p>
        </w:tc>
        <w:tc>
          <w:tcPr>
            <w:tcW w:w="1672" w:type="dxa"/>
          </w:tcPr>
          <w:p w14:paraId="70902DBF" w14:textId="69F2CD51" w:rsidR="003A2620" w:rsidRPr="000342F6" w:rsidRDefault="003A2620" w:rsidP="003A2620">
            <w:pPr>
              <w:rPr>
                <w:ins w:id="682" w:author="Ifeanyi Micheal Obinefo" w:date="2026-04-13T12:13:00Z" w16du:dateUtc="2026-04-13T16:13:00Z"/>
                <w:rFonts w:cs="Times New Roman"/>
                <w:rPrChange w:id="683" w:author="Ifeanyi Micheal Obinefo" w:date="2026-04-13T12:15:00Z" w16du:dateUtc="2026-04-13T16:15:00Z">
                  <w:rPr>
                    <w:ins w:id="684" w:author="Ifeanyi Micheal Obinefo" w:date="2026-04-13T12:13:00Z" w16du:dateUtc="2026-04-13T16:13:00Z"/>
                    <w:rFonts w:cs="Times New Roman"/>
                    <w:sz w:val="20"/>
                    <w:szCs w:val="20"/>
                  </w:rPr>
                </w:rPrChange>
              </w:rPr>
            </w:pPr>
            <w:ins w:id="685" w:author="Ifeanyi Micheal Obinefo" w:date="2026-04-13T19:04:00Z" w16du:dateUtc="2026-04-13T23:04:00Z">
              <w:r>
                <w:t>42</w:t>
              </w:r>
            </w:ins>
          </w:p>
        </w:tc>
        <w:tc>
          <w:tcPr>
            <w:tcW w:w="1391" w:type="dxa"/>
          </w:tcPr>
          <w:p w14:paraId="6637E51B" w14:textId="721B7083" w:rsidR="003A2620" w:rsidRPr="000342F6" w:rsidRDefault="003A2620" w:rsidP="003A2620">
            <w:pPr>
              <w:rPr>
                <w:ins w:id="686" w:author="Ifeanyi Micheal Obinefo" w:date="2026-04-13T12:13:00Z" w16du:dateUtc="2026-04-13T16:13:00Z"/>
                <w:rFonts w:cs="Times New Roman"/>
                <w:rPrChange w:id="687" w:author="Ifeanyi Micheal Obinefo" w:date="2026-04-13T12:15:00Z" w16du:dateUtc="2026-04-13T16:15:00Z">
                  <w:rPr>
                    <w:ins w:id="688" w:author="Ifeanyi Micheal Obinefo" w:date="2026-04-13T12:13:00Z" w16du:dateUtc="2026-04-13T16:13:00Z"/>
                    <w:rFonts w:cs="Times New Roman"/>
                    <w:sz w:val="20"/>
                    <w:szCs w:val="20"/>
                  </w:rPr>
                </w:rPrChange>
              </w:rPr>
            </w:pPr>
            <w:ins w:id="689" w:author="Ifeanyi Micheal Obinefo" w:date="2026-04-13T19:04:00Z" w16du:dateUtc="2026-04-13T23:04:00Z">
              <w:r>
                <w:t>4371</w:t>
              </w:r>
            </w:ins>
          </w:p>
        </w:tc>
      </w:tr>
      <w:tr w:rsidR="00B63C20" w:rsidRPr="001B1791" w14:paraId="3332CCE1" w14:textId="77777777" w:rsidTr="005E1260">
        <w:trPr>
          <w:ins w:id="690" w:author="Ifeanyi Micheal Obinefo" w:date="2026-04-13T12:13:00Z"/>
        </w:trPr>
        <w:tc>
          <w:tcPr>
            <w:tcW w:w="5091" w:type="dxa"/>
          </w:tcPr>
          <w:p w14:paraId="56768ABB" w14:textId="1B3E7437" w:rsidR="00B63C20" w:rsidRPr="000342F6" w:rsidRDefault="00B63C20" w:rsidP="00B63C20">
            <w:pPr>
              <w:rPr>
                <w:ins w:id="691" w:author="Ifeanyi Micheal Obinefo" w:date="2026-04-13T12:13:00Z" w16du:dateUtc="2026-04-13T16:13:00Z"/>
                <w:rFonts w:cs="Times New Roman"/>
                <w:rPrChange w:id="692" w:author="Ifeanyi Micheal Obinefo" w:date="2026-04-13T12:15:00Z" w16du:dateUtc="2026-04-13T16:15:00Z">
                  <w:rPr>
                    <w:ins w:id="693" w:author="Ifeanyi Micheal Obinefo" w:date="2026-04-13T12:13:00Z" w16du:dateUtc="2026-04-13T16:13:00Z"/>
                    <w:rFonts w:cs="Times New Roman"/>
                    <w:sz w:val="20"/>
                    <w:szCs w:val="20"/>
                  </w:rPr>
                </w:rPrChange>
              </w:rPr>
            </w:pPr>
            <w:ins w:id="694" w:author="Ifeanyi Micheal Obinefo" w:date="2026-04-13T19:10:00Z" w16du:dateUtc="2026-04-13T23:10:00Z">
              <w:r w:rsidRPr="00411AE2">
                <w:rPr>
                  <w:rFonts w:cs="Times New Roman"/>
                  <w:bCs/>
                </w:rPr>
                <w:t>Rainfall Deviation in March-June</w:t>
              </w:r>
            </w:ins>
            <w:ins w:id="695" w:author="Ifeanyi Micheal Obinefo" w:date="2026-04-13T19:24:00Z" w16du:dateUtc="2026-04-13T23:24:00Z">
              <w:r w:rsidR="00AA13C8">
                <w:rPr>
                  <w:rFonts w:cs="Times New Roman"/>
                  <w:bCs/>
                </w:rPr>
                <w:t xml:space="preserve"> (cm)</w:t>
              </w:r>
            </w:ins>
          </w:p>
        </w:tc>
        <w:tc>
          <w:tcPr>
            <w:tcW w:w="1744" w:type="dxa"/>
          </w:tcPr>
          <w:p w14:paraId="1CB503B9" w14:textId="60A4BF9A" w:rsidR="00B63C20" w:rsidRPr="000342F6" w:rsidRDefault="00B63C20" w:rsidP="00B63C20">
            <w:pPr>
              <w:rPr>
                <w:ins w:id="696" w:author="Ifeanyi Micheal Obinefo" w:date="2026-04-13T12:13:00Z" w16du:dateUtc="2026-04-13T16:13:00Z"/>
                <w:rFonts w:cs="Times New Roman"/>
                <w:rPrChange w:id="697" w:author="Ifeanyi Micheal Obinefo" w:date="2026-04-13T12:15:00Z" w16du:dateUtc="2026-04-13T16:15:00Z">
                  <w:rPr>
                    <w:ins w:id="698" w:author="Ifeanyi Micheal Obinefo" w:date="2026-04-13T12:13:00Z" w16du:dateUtc="2026-04-13T16:13:00Z"/>
                    <w:rFonts w:cs="Times New Roman"/>
                    <w:sz w:val="20"/>
                    <w:szCs w:val="20"/>
                  </w:rPr>
                </w:rPrChange>
              </w:rPr>
            </w:pPr>
            <w:ins w:id="699" w:author="Ifeanyi Micheal Obinefo" w:date="2026-04-13T19:04:00Z" w16du:dateUtc="2026-04-13T23:04:00Z">
              <w:r>
                <w:t>-11.687</w:t>
              </w:r>
            </w:ins>
          </w:p>
        </w:tc>
        <w:tc>
          <w:tcPr>
            <w:tcW w:w="1748" w:type="dxa"/>
          </w:tcPr>
          <w:p w14:paraId="675C973D" w14:textId="2B5762FE" w:rsidR="00B63C20" w:rsidRPr="000342F6" w:rsidRDefault="00B63C20" w:rsidP="00B63C20">
            <w:pPr>
              <w:rPr>
                <w:ins w:id="700" w:author="Ifeanyi Micheal Obinefo" w:date="2026-04-13T12:13:00Z" w16du:dateUtc="2026-04-13T16:13:00Z"/>
                <w:rFonts w:cs="Times New Roman"/>
                <w:rPrChange w:id="701" w:author="Ifeanyi Micheal Obinefo" w:date="2026-04-13T12:15:00Z" w16du:dateUtc="2026-04-13T16:15:00Z">
                  <w:rPr>
                    <w:ins w:id="702" w:author="Ifeanyi Micheal Obinefo" w:date="2026-04-13T12:13:00Z" w16du:dateUtc="2026-04-13T16:13:00Z"/>
                    <w:rFonts w:cs="Times New Roman"/>
                    <w:sz w:val="20"/>
                    <w:szCs w:val="20"/>
                  </w:rPr>
                </w:rPrChange>
              </w:rPr>
            </w:pPr>
            <w:ins w:id="703" w:author="Ifeanyi Micheal Obinefo" w:date="2026-04-13T19:04:00Z" w16du:dateUtc="2026-04-13T23:04:00Z">
              <w:r>
                <w:t>-3.014</w:t>
              </w:r>
            </w:ins>
          </w:p>
        </w:tc>
        <w:tc>
          <w:tcPr>
            <w:tcW w:w="1314" w:type="dxa"/>
          </w:tcPr>
          <w:p w14:paraId="6622E07D" w14:textId="763EBCA1" w:rsidR="00B63C20" w:rsidRPr="000342F6" w:rsidRDefault="00B63C20" w:rsidP="00B63C20">
            <w:pPr>
              <w:rPr>
                <w:ins w:id="704" w:author="Ifeanyi Micheal Obinefo" w:date="2026-04-13T12:13:00Z" w16du:dateUtc="2026-04-13T16:13:00Z"/>
                <w:rFonts w:cs="Times New Roman"/>
                <w:rPrChange w:id="705" w:author="Ifeanyi Micheal Obinefo" w:date="2026-04-13T12:15:00Z" w16du:dateUtc="2026-04-13T16:15:00Z">
                  <w:rPr>
                    <w:ins w:id="706" w:author="Ifeanyi Micheal Obinefo" w:date="2026-04-13T12:13:00Z" w16du:dateUtc="2026-04-13T16:13:00Z"/>
                    <w:rFonts w:cs="Times New Roman"/>
                    <w:sz w:val="20"/>
                    <w:szCs w:val="20"/>
                  </w:rPr>
                </w:rPrChange>
              </w:rPr>
            </w:pPr>
            <w:ins w:id="707" w:author="Ifeanyi Micheal Obinefo" w:date="2026-04-13T19:04:00Z" w16du:dateUtc="2026-04-13T23:04:00Z">
              <w:r>
                <w:t>102</w:t>
              </w:r>
            </w:ins>
          </w:p>
        </w:tc>
        <w:tc>
          <w:tcPr>
            <w:tcW w:w="1672" w:type="dxa"/>
          </w:tcPr>
          <w:p w14:paraId="630B19BD" w14:textId="28FEFA04" w:rsidR="00B63C20" w:rsidRPr="000342F6" w:rsidRDefault="00B63C20" w:rsidP="00B63C20">
            <w:pPr>
              <w:rPr>
                <w:ins w:id="708" w:author="Ifeanyi Micheal Obinefo" w:date="2026-04-13T12:13:00Z" w16du:dateUtc="2026-04-13T16:13:00Z"/>
                <w:rFonts w:cs="Times New Roman"/>
                <w:rPrChange w:id="709" w:author="Ifeanyi Micheal Obinefo" w:date="2026-04-13T12:15:00Z" w16du:dateUtc="2026-04-13T16:15:00Z">
                  <w:rPr>
                    <w:ins w:id="710" w:author="Ifeanyi Micheal Obinefo" w:date="2026-04-13T12:13:00Z" w16du:dateUtc="2026-04-13T16:13:00Z"/>
                    <w:rFonts w:cs="Times New Roman"/>
                    <w:sz w:val="20"/>
                    <w:szCs w:val="20"/>
                  </w:rPr>
                </w:rPrChange>
              </w:rPr>
            </w:pPr>
            <w:ins w:id="711" w:author="Ifeanyi Micheal Obinefo" w:date="2026-04-13T19:04:00Z" w16du:dateUtc="2026-04-13T23:04:00Z">
              <w:r>
                <w:t>-501</w:t>
              </w:r>
            </w:ins>
          </w:p>
        </w:tc>
        <w:tc>
          <w:tcPr>
            <w:tcW w:w="1391" w:type="dxa"/>
          </w:tcPr>
          <w:p w14:paraId="3BE74AF1" w14:textId="3250FDEE" w:rsidR="00B63C20" w:rsidRPr="000342F6" w:rsidRDefault="00B63C20" w:rsidP="00B63C20">
            <w:pPr>
              <w:rPr>
                <w:ins w:id="712" w:author="Ifeanyi Micheal Obinefo" w:date="2026-04-13T12:13:00Z" w16du:dateUtc="2026-04-13T16:13:00Z"/>
                <w:rFonts w:cs="Times New Roman"/>
                <w:rPrChange w:id="713" w:author="Ifeanyi Micheal Obinefo" w:date="2026-04-13T12:15:00Z" w16du:dateUtc="2026-04-13T16:15:00Z">
                  <w:rPr>
                    <w:ins w:id="714" w:author="Ifeanyi Micheal Obinefo" w:date="2026-04-13T12:13:00Z" w16du:dateUtc="2026-04-13T16:13:00Z"/>
                    <w:rFonts w:cs="Times New Roman"/>
                    <w:sz w:val="20"/>
                    <w:szCs w:val="20"/>
                  </w:rPr>
                </w:rPrChange>
              </w:rPr>
            </w:pPr>
            <w:ins w:id="715" w:author="Ifeanyi Micheal Obinefo" w:date="2026-04-13T19:04:00Z" w16du:dateUtc="2026-04-13T23:04:00Z">
              <w:r>
                <w:t>725.</w:t>
              </w:r>
            </w:ins>
          </w:p>
        </w:tc>
      </w:tr>
      <w:tr w:rsidR="00B63C20" w:rsidRPr="001B1791" w14:paraId="7CF81073" w14:textId="77777777" w:rsidTr="005E1260">
        <w:trPr>
          <w:ins w:id="716" w:author="Ifeanyi Micheal Obinefo" w:date="2026-04-13T12:13:00Z"/>
        </w:trPr>
        <w:tc>
          <w:tcPr>
            <w:tcW w:w="5091" w:type="dxa"/>
          </w:tcPr>
          <w:p w14:paraId="3EEA9899" w14:textId="0970ABBB" w:rsidR="00B63C20" w:rsidRPr="000342F6" w:rsidRDefault="00B63C20" w:rsidP="00B63C20">
            <w:pPr>
              <w:rPr>
                <w:ins w:id="717" w:author="Ifeanyi Micheal Obinefo" w:date="2026-04-13T12:13:00Z" w16du:dateUtc="2026-04-13T16:13:00Z"/>
                <w:rFonts w:cs="Times New Roman"/>
                <w:rPrChange w:id="718" w:author="Ifeanyi Micheal Obinefo" w:date="2026-04-13T12:15:00Z" w16du:dateUtc="2026-04-13T16:15:00Z">
                  <w:rPr>
                    <w:ins w:id="719" w:author="Ifeanyi Micheal Obinefo" w:date="2026-04-13T12:13:00Z" w16du:dateUtc="2026-04-13T16:13:00Z"/>
                    <w:rFonts w:cs="Times New Roman"/>
                    <w:sz w:val="20"/>
                    <w:szCs w:val="20"/>
                  </w:rPr>
                </w:rPrChange>
              </w:rPr>
            </w:pPr>
            <w:ins w:id="720" w:author="Ifeanyi Micheal Obinefo" w:date="2026-04-13T19:10:00Z" w16du:dateUtc="2026-04-13T23:10:00Z">
              <w:r w:rsidRPr="00411AE2">
                <w:rPr>
                  <w:rFonts w:cs="Times New Roman"/>
                  <w:bCs/>
                </w:rPr>
                <w:t>Rainfall Deviation in Aug-Nov</w:t>
              </w:r>
            </w:ins>
            <w:ins w:id="721" w:author="Ifeanyi Micheal Obinefo" w:date="2026-04-13T19:24:00Z" w16du:dateUtc="2026-04-13T23:24:00Z">
              <w:r w:rsidR="00AA13C8">
                <w:rPr>
                  <w:rFonts w:cs="Times New Roman"/>
                  <w:bCs/>
                </w:rPr>
                <w:t xml:space="preserve"> (cm)</w:t>
              </w:r>
            </w:ins>
          </w:p>
        </w:tc>
        <w:tc>
          <w:tcPr>
            <w:tcW w:w="1744" w:type="dxa"/>
          </w:tcPr>
          <w:p w14:paraId="48ECFCA6" w14:textId="521CA168" w:rsidR="00B63C20" w:rsidRPr="000342F6" w:rsidRDefault="00B63C20" w:rsidP="00B63C20">
            <w:pPr>
              <w:rPr>
                <w:ins w:id="722" w:author="Ifeanyi Micheal Obinefo" w:date="2026-04-13T12:13:00Z" w16du:dateUtc="2026-04-13T16:13:00Z"/>
                <w:rFonts w:cs="Times New Roman"/>
                <w:rPrChange w:id="723" w:author="Ifeanyi Micheal Obinefo" w:date="2026-04-13T12:15:00Z" w16du:dateUtc="2026-04-13T16:15:00Z">
                  <w:rPr>
                    <w:ins w:id="724" w:author="Ifeanyi Micheal Obinefo" w:date="2026-04-13T12:13:00Z" w16du:dateUtc="2026-04-13T16:13:00Z"/>
                    <w:rFonts w:cs="Times New Roman"/>
                    <w:sz w:val="20"/>
                    <w:szCs w:val="20"/>
                  </w:rPr>
                </w:rPrChange>
              </w:rPr>
            </w:pPr>
            <w:ins w:id="725" w:author="Ifeanyi Micheal Obinefo" w:date="2026-04-13T19:04:00Z" w16du:dateUtc="2026-04-13T23:04:00Z">
              <w:r>
                <w:t>15.515</w:t>
              </w:r>
            </w:ins>
          </w:p>
        </w:tc>
        <w:tc>
          <w:tcPr>
            <w:tcW w:w="1748" w:type="dxa"/>
          </w:tcPr>
          <w:p w14:paraId="46A548B1" w14:textId="2F68F936" w:rsidR="00B63C20" w:rsidRPr="000342F6" w:rsidRDefault="00B63C20" w:rsidP="00B63C20">
            <w:pPr>
              <w:rPr>
                <w:ins w:id="726" w:author="Ifeanyi Micheal Obinefo" w:date="2026-04-13T12:13:00Z" w16du:dateUtc="2026-04-13T16:13:00Z"/>
                <w:rFonts w:cs="Times New Roman"/>
                <w:rPrChange w:id="727" w:author="Ifeanyi Micheal Obinefo" w:date="2026-04-13T12:15:00Z" w16du:dateUtc="2026-04-13T16:15:00Z">
                  <w:rPr>
                    <w:ins w:id="728" w:author="Ifeanyi Micheal Obinefo" w:date="2026-04-13T12:13:00Z" w16du:dateUtc="2026-04-13T16:13:00Z"/>
                    <w:rFonts w:cs="Times New Roman"/>
                    <w:sz w:val="20"/>
                    <w:szCs w:val="20"/>
                  </w:rPr>
                </w:rPrChange>
              </w:rPr>
            </w:pPr>
            <w:ins w:id="729" w:author="Ifeanyi Micheal Obinefo" w:date="2026-04-13T19:04:00Z" w16du:dateUtc="2026-04-13T23:04:00Z">
              <w:r>
                <w:t>9.942</w:t>
              </w:r>
            </w:ins>
          </w:p>
        </w:tc>
        <w:tc>
          <w:tcPr>
            <w:tcW w:w="1314" w:type="dxa"/>
          </w:tcPr>
          <w:p w14:paraId="4DE286B7" w14:textId="2E16A13D" w:rsidR="00B63C20" w:rsidRPr="000342F6" w:rsidRDefault="00B63C20" w:rsidP="00B63C20">
            <w:pPr>
              <w:rPr>
                <w:ins w:id="730" w:author="Ifeanyi Micheal Obinefo" w:date="2026-04-13T12:13:00Z" w16du:dateUtc="2026-04-13T16:13:00Z"/>
                <w:rFonts w:cs="Times New Roman"/>
                <w:rPrChange w:id="731" w:author="Ifeanyi Micheal Obinefo" w:date="2026-04-13T12:15:00Z" w16du:dateUtc="2026-04-13T16:15:00Z">
                  <w:rPr>
                    <w:ins w:id="732" w:author="Ifeanyi Micheal Obinefo" w:date="2026-04-13T12:13:00Z" w16du:dateUtc="2026-04-13T16:13:00Z"/>
                    <w:rFonts w:cs="Times New Roman"/>
                    <w:sz w:val="20"/>
                    <w:szCs w:val="20"/>
                  </w:rPr>
                </w:rPrChange>
              </w:rPr>
            </w:pPr>
            <w:ins w:id="733" w:author="Ifeanyi Micheal Obinefo" w:date="2026-04-13T19:04:00Z" w16du:dateUtc="2026-04-13T23:04:00Z">
              <w:r>
                <w:t>142</w:t>
              </w:r>
            </w:ins>
          </w:p>
        </w:tc>
        <w:tc>
          <w:tcPr>
            <w:tcW w:w="1672" w:type="dxa"/>
          </w:tcPr>
          <w:p w14:paraId="06570136" w14:textId="0A26D077" w:rsidR="00B63C20" w:rsidRPr="000342F6" w:rsidRDefault="00B63C20" w:rsidP="00B63C20">
            <w:pPr>
              <w:rPr>
                <w:ins w:id="734" w:author="Ifeanyi Micheal Obinefo" w:date="2026-04-13T12:13:00Z" w16du:dateUtc="2026-04-13T16:13:00Z"/>
                <w:rFonts w:cs="Times New Roman"/>
                <w:rPrChange w:id="735" w:author="Ifeanyi Micheal Obinefo" w:date="2026-04-13T12:15:00Z" w16du:dateUtc="2026-04-13T16:15:00Z">
                  <w:rPr>
                    <w:ins w:id="736" w:author="Ifeanyi Micheal Obinefo" w:date="2026-04-13T12:13:00Z" w16du:dateUtc="2026-04-13T16:13:00Z"/>
                    <w:rFonts w:cs="Times New Roman"/>
                    <w:sz w:val="20"/>
                    <w:szCs w:val="20"/>
                  </w:rPr>
                </w:rPrChange>
              </w:rPr>
            </w:pPr>
            <w:ins w:id="737" w:author="Ifeanyi Micheal Obinefo" w:date="2026-04-13T19:04:00Z" w16du:dateUtc="2026-04-13T23:04:00Z">
              <w:r>
                <w:t>-1708.</w:t>
              </w:r>
            </w:ins>
          </w:p>
        </w:tc>
        <w:tc>
          <w:tcPr>
            <w:tcW w:w="1391" w:type="dxa"/>
          </w:tcPr>
          <w:p w14:paraId="52D62937" w14:textId="041AFDEA" w:rsidR="00B63C20" w:rsidRPr="000342F6" w:rsidRDefault="00B63C20" w:rsidP="00B63C20">
            <w:pPr>
              <w:rPr>
                <w:ins w:id="738" w:author="Ifeanyi Micheal Obinefo" w:date="2026-04-13T12:13:00Z" w16du:dateUtc="2026-04-13T16:13:00Z"/>
                <w:rFonts w:cs="Times New Roman"/>
                <w:rPrChange w:id="739" w:author="Ifeanyi Micheal Obinefo" w:date="2026-04-13T12:15:00Z" w16du:dateUtc="2026-04-13T16:15:00Z">
                  <w:rPr>
                    <w:ins w:id="740" w:author="Ifeanyi Micheal Obinefo" w:date="2026-04-13T12:13:00Z" w16du:dateUtc="2026-04-13T16:13:00Z"/>
                    <w:rFonts w:cs="Times New Roman"/>
                    <w:sz w:val="20"/>
                    <w:szCs w:val="20"/>
                  </w:rPr>
                </w:rPrChange>
              </w:rPr>
            </w:pPr>
            <w:ins w:id="741" w:author="Ifeanyi Micheal Obinefo" w:date="2026-04-13T19:04:00Z" w16du:dateUtc="2026-04-13T23:04:00Z">
              <w:r>
                <w:t>1258</w:t>
              </w:r>
            </w:ins>
          </w:p>
        </w:tc>
      </w:tr>
      <w:tr w:rsidR="003A2620" w:rsidRPr="001B1791" w14:paraId="7E57B28F" w14:textId="77777777" w:rsidTr="005E1260">
        <w:trPr>
          <w:ins w:id="742" w:author="Ifeanyi Micheal Obinefo" w:date="2026-04-13T12:13:00Z"/>
        </w:trPr>
        <w:tc>
          <w:tcPr>
            <w:tcW w:w="5091" w:type="dxa"/>
          </w:tcPr>
          <w:p w14:paraId="539BF414" w14:textId="77777777" w:rsidR="003A2620" w:rsidRPr="000342F6" w:rsidRDefault="003A2620" w:rsidP="003A2620">
            <w:pPr>
              <w:rPr>
                <w:ins w:id="743" w:author="Ifeanyi Micheal Obinefo" w:date="2026-04-13T12:13:00Z" w16du:dateUtc="2026-04-13T16:13:00Z"/>
                <w:rFonts w:cs="Times New Roman"/>
                <w:rPrChange w:id="744" w:author="Ifeanyi Micheal Obinefo" w:date="2026-04-13T12:15:00Z" w16du:dateUtc="2026-04-13T16:15:00Z">
                  <w:rPr>
                    <w:ins w:id="745" w:author="Ifeanyi Micheal Obinefo" w:date="2026-04-13T12:13:00Z" w16du:dateUtc="2026-04-13T16:13:00Z"/>
                    <w:rFonts w:cs="Times New Roman"/>
                    <w:sz w:val="20"/>
                    <w:szCs w:val="20"/>
                  </w:rPr>
                </w:rPrChange>
              </w:rPr>
            </w:pPr>
            <w:ins w:id="746" w:author="Ifeanyi Micheal Obinefo" w:date="2026-04-13T12:13:00Z" w16du:dateUtc="2026-04-13T16:13:00Z">
              <w:r w:rsidRPr="000342F6">
                <w:rPr>
                  <w:rFonts w:cs="Times New Roman"/>
                  <w:rPrChange w:id="747" w:author="Ifeanyi Micheal Obinefo" w:date="2026-04-13T12:15:00Z" w16du:dateUtc="2026-04-13T16:15:00Z">
                    <w:rPr>
                      <w:rFonts w:cs="Times New Roman"/>
                      <w:sz w:val="20"/>
                      <w:szCs w:val="20"/>
                    </w:rPr>
                  </w:rPrChange>
                </w:rPr>
                <w:t>Number of Observations</w:t>
              </w:r>
            </w:ins>
          </w:p>
        </w:tc>
        <w:tc>
          <w:tcPr>
            <w:tcW w:w="1744" w:type="dxa"/>
          </w:tcPr>
          <w:p w14:paraId="20EF771D" w14:textId="4CD8671A" w:rsidR="003A2620" w:rsidRPr="000342F6" w:rsidRDefault="00351C29" w:rsidP="003A2620">
            <w:pPr>
              <w:rPr>
                <w:ins w:id="748" w:author="Ifeanyi Micheal Obinefo" w:date="2026-04-13T12:13:00Z" w16du:dateUtc="2026-04-13T16:13:00Z"/>
                <w:rFonts w:cs="Times New Roman"/>
                <w:rPrChange w:id="749" w:author="Ifeanyi Micheal Obinefo" w:date="2026-04-13T12:15:00Z" w16du:dateUtc="2026-04-13T16:15:00Z">
                  <w:rPr>
                    <w:ins w:id="750" w:author="Ifeanyi Micheal Obinefo" w:date="2026-04-13T12:13:00Z" w16du:dateUtc="2026-04-13T16:13:00Z"/>
                    <w:rFonts w:cs="Times New Roman"/>
                    <w:sz w:val="20"/>
                    <w:szCs w:val="20"/>
                  </w:rPr>
                </w:rPrChange>
              </w:rPr>
            </w:pPr>
            <w:ins w:id="751" w:author="Ifeanyi Micheal Obinefo" w:date="2026-04-13T19:11:00Z" w16du:dateUtc="2026-04-13T23:11:00Z">
              <w:r w:rsidRPr="001636BB">
                <w:rPr>
                  <w:rFonts w:cs="Times New Roman"/>
                </w:rPr>
                <w:t>3,335</w:t>
              </w:r>
            </w:ins>
          </w:p>
        </w:tc>
        <w:tc>
          <w:tcPr>
            <w:tcW w:w="1748" w:type="dxa"/>
          </w:tcPr>
          <w:p w14:paraId="1DB950D4" w14:textId="0AEE08C1" w:rsidR="003A2620" w:rsidRPr="000342F6" w:rsidRDefault="00351C29" w:rsidP="003A2620">
            <w:pPr>
              <w:rPr>
                <w:ins w:id="752" w:author="Ifeanyi Micheal Obinefo" w:date="2026-04-13T12:13:00Z" w16du:dateUtc="2026-04-13T16:13:00Z"/>
                <w:rFonts w:cs="Times New Roman"/>
                <w:rPrChange w:id="753" w:author="Ifeanyi Micheal Obinefo" w:date="2026-04-13T12:15:00Z" w16du:dateUtc="2026-04-13T16:15:00Z">
                  <w:rPr>
                    <w:ins w:id="754" w:author="Ifeanyi Micheal Obinefo" w:date="2026-04-13T12:13:00Z" w16du:dateUtc="2026-04-13T16:13:00Z"/>
                    <w:rFonts w:cs="Times New Roman"/>
                    <w:sz w:val="20"/>
                    <w:szCs w:val="20"/>
                  </w:rPr>
                </w:rPrChange>
              </w:rPr>
            </w:pPr>
            <w:ins w:id="755" w:author="Ifeanyi Micheal Obinefo" w:date="2026-04-13T19:11:00Z" w16du:dateUtc="2026-04-13T23:11:00Z">
              <w:r w:rsidRPr="001636BB">
                <w:rPr>
                  <w:rFonts w:cs="Times New Roman"/>
                </w:rPr>
                <w:t>3,335</w:t>
              </w:r>
            </w:ins>
          </w:p>
        </w:tc>
        <w:tc>
          <w:tcPr>
            <w:tcW w:w="1314" w:type="dxa"/>
          </w:tcPr>
          <w:p w14:paraId="695E9ED1" w14:textId="768BACA3" w:rsidR="003A2620" w:rsidRPr="000342F6" w:rsidRDefault="00351C29" w:rsidP="003A2620">
            <w:pPr>
              <w:rPr>
                <w:ins w:id="756" w:author="Ifeanyi Micheal Obinefo" w:date="2026-04-13T12:13:00Z" w16du:dateUtc="2026-04-13T16:13:00Z"/>
                <w:rFonts w:cs="Times New Roman"/>
                <w:rPrChange w:id="757" w:author="Ifeanyi Micheal Obinefo" w:date="2026-04-13T12:15:00Z" w16du:dateUtc="2026-04-13T16:15:00Z">
                  <w:rPr>
                    <w:ins w:id="758" w:author="Ifeanyi Micheal Obinefo" w:date="2026-04-13T12:13:00Z" w16du:dateUtc="2026-04-13T16:13:00Z"/>
                    <w:rFonts w:cs="Times New Roman"/>
                    <w:sz w:val="20"/>
                    <w:szCs w:val="20"/>
                  </w:rPr>
                </w:rPrChange>
              </w:rPr>
            </w:pPr>
            <w:ins w:id="759" w:author="Ifeanyi Micheal Obinefo" w:date="2026-04-13T19:11:00Z" w16du:dateUtc="2026-04-13T23:11:00Z">
              <w:r w:rsidRPr="001636BB">
                <w:rPr>
                  <w:rFonts w:cs="Times New Roman"/>
                </w:rPr>
                <w:t>3,335</w:t>
              </w:r>
            </w:ins>
          </w:p>
        </w:tc>
        <w:tc>
          <w:tcPr>
            <w:tcW w:w="1672" w:type="dxa"/>
          </w:tcPr>
          <w:p w14:paraId="6DFFB4E7" w14:textId="32E52668" w:rsidR="003A2620" w:rsidRPr="000342F6" w:rsidRDefault="00351C29" w:rsidP="003A2620">
            <w:pPr>
              <w:rPr>
                <w:ins w:id="760" w:author="Ifeanyi Micheal Obinefo" w:date="2026-04-13T12:13:00Z" w16du:dateUtc="2026-04-13T16:13:00Z"/>
                <w:rFonts w:cs="Times New Roman"/>
                <w:rPrChange w:id="761" w:author="Ifeanyi Micheal Obinefo" w:date="2026-04-13T12:15:00Z" w16du:dateUtc="2026-04-13T16:15:00Z">
                  <w:rPr>
                    <w:ins w:id="762" w:author="Ifeanyi Micheal Obinefo" w:date="2026-04-13T12:13:00Z" w16du:dateUtc="2026-04-13T16:13:00Z"/>
                    <w:rFonts w:cs="Times New Roman"/>
                    <w:sz w:val="20"/>
                    <w:szCs w:val="20"/>
                  </w:rPr>
                </w:rPrChange>
              </w:rPr>
            </w:pPr>
            <w:ins w:id="763" w:author="Ifeanyi Micheal Obinefo" w:date="2026-04-13T19:11:00Z" w16du:dateUtc="2026-04-13T23:11:00Z">
              <w:r w:rsidRPr="001636BB">
                <w:rPr>
                  <w:rFonts w:cs="Times New Roman"/>
                </w:rPr>
                <w:t>3,335</w:t>
              </w:r>
            </w:ins>
          </w:p>
        </w:tc>
        <w:tc>
          <w:tcPr>
            <w:tcW w:w="1391" w:type="dxa"/>
          </w:tcPr>
          <w:p w14:paraId="05CC013A" w14:textId="7A10186E" w:rsidR="003A2620" w:rsidRPr="000342F6" w:rsidRDefault="00351C29" w:rsidP="003A2620">
            <w:pPr>
              <w:rPr>
                <w:ins w:id="764" w:author="Ifeanyi Micheal Obinefo" w:date="2026-04-13T12:13:00Z" w16du:dateUtc="2026-04-13T16:13:00Z"/>
                <w:rFonts w:cs="Times New Roman"/>
                <w:rPrChange w:id="765" w:author="Ifeanyi Micheal Obinefo" w:date="2026-04-13T12:15:00Z" w16du:dateUtc="2026-04-13T16:15:00Z">
                  <w:rPr>
                    <w:ins w:id="766" w:author="Ifeanyi Micheal Obinefo" w:date="2026-04-13T12:13:00Z" w16du:dateUtc="2026-04-13T16:13:00Z"/>
                    <w:rFonts w:cs="Times New Roman"/>
                    <w:sz w:val="20"/>
                    <w:szCs w:val="20"/>
                  </w:rPr>
                </w:rPrChange>
              </w:rPr>
            </w:pPr>
            <w:ins w:id="767" w:author="Ifeanyi Micheal Obinefo" w:date="2026-04-13T19:11:00Z" w16du:dateUtc="2026-04-13T23:11:00Z">
              <w:r w:rsidRPr="001636BB">
                <w:rPr>
                  <w:rFonts w:cs="Times New Roman"/>
                </w:rPr>
                <w:t>3,335</w:t>
              </w:r>
            </w:ins>
          </w:p>
        </w:tc>
      </w:tr>
    </w:tbl>
    <w:p w14:paraId="056A0366" w14:textId="77777777" w:rsidR="003E5F6B" w:rsidRPr="001B1791" w:rsidRDefault="003E5F6B" w:rsidP="003E5F6B">
      <w:pPr>
        <w:spacing w:line="276" w:lineRule="auto"/>
        <w:rPr>
          <w:ins w:id="768" w:author="Ifeanyi Micheal Obinefo" w:date="2026-04-13T12:13:00Z" w16du:dateUtc="2026-04-13T16:13:00Z"/>
          <w:rFonts w:cs="Times New Roman"/>
        </w:rPr>
      </w:pPr>
      <w:ins w:id="769" w:author="Ifeanyi Micheal Obinefo" w:date="2026-04-13T12:13:00Z" w16du:dateUtc="2026-04-13T16:13:00Z">
        <w:r w:rsidRPr="001B1791">
          <w:rPr>
            <w:rFonts w:cs="Times New Roman"/>
          </w:rPr>
          <w:t>Source: Authors’ estimations from the LSMS-ISA data.</w:t>
        </w:r>
      </w:ins>
    </w:p>
    <w:p w14:paraId="5FE47A85" w14:textId="77777777" w:rsidR="003E5F6B" w:rsidRPr="001B1791" w:rsidRDefault="003E5F6B" w:rsidP="003E5F6B">
      <w:pPr>
        <w:spacing w:line="276" w:lineRule="auto"/>
        <w:rPr>
          <w:ins w:id="770" w:author="Ifeanyi Micheal Obinefo" w:date="2026-04-13T12:13:00Z" w16du:dateUtc="2026-04-13T16:13:00Z"/>
          <w:rFonts w:cs="Times New Roman"/>
        </w:rPr>
      </w:pPr>
      <w:ins w:id="771" w:author="Ifeanyi Micheal Obinefo" w:date="2026-04-13T12:13:00Z" w16du:dateUtc="2026-04-13T16:13:00Z">
        <w:r w:rsidRPr="001B1791">
          <w:rPr>
            <w:rFonts w:cs="Times New Roman"/>
          </w:rPr>
          <w:t>Figures for each country are adjusted for sample weights and thus nationally representative.</w:t>
        </w:r>
      </w:ins>
    </w:p>
    <w:p w14:paraId="5B3D37FA" w14:textId="4E9F4D95" w:rsidR="003E5F6B" w:rsidRPr="001B1791" w:rsidRDefault="003E5F6B" w:rsidP="003E5F6B">
      <w:pPr>
        <w:spacing w:line="276" w:lineRule="auto"/>
        <w:rPr>
          <w:ins w:id="772" w:author="Ifeanyi Micheal Obinefo" w:date="2026-04-13T12:13:00Z" w16du:dateUtc="2026-04-13T16:13:00Z"/>
          <w:rFonts w:cs="Times New Roman"/>
        </w:rPr>
      </w:pPr>
      <w:ins w:id="773" w:author="Ifeanyi Micheal Obinefo" w:date="2026-04-13T12:13:00Z" w16du:dateUtc="2026-04-13T16:13:00Z">
        <w:r w:rsidRPr="001B1791">
          <w:rPr>
            <w:rFonts w:cs="Times New Roman"/>
          </w:rPr>
          <w:t xml:space="preserve">All prices reported are in </w:t>
        </w:r>
      </w:ins>
      <w:ins w:id="774" w:author="Ifeanyi Micheal Obinefo" w:date="2026-04-13T19:39:00Z" w16du:dateUtc="2026-04-13T23:39:00Z">
        <w:r w:rsidR="00187E7E">
          <w:rPr>
            <w:rFonts w:cs="Times New Roman"/>
          </w:rPr>
          <w:t>Naira</w:t>
        </w:r>
      </w:ins>
      <w:ins w:id="775" w:author="Ifeanyi Micheal Obinefo" w:date="2026-04-13T12:13:00Z" w16du:dateUtc="2026-04-13T16:13:00Z">
        <w:r w:rsidRPr="001B1791">
          <w:rPr>
            <w:rFonts w:cs="Times New Roman"/>
          </w:rPr>
          <w:t xml:space="preserve"> and real terms.</w:t>
        </w:r>
      </w:ins>
    </w:p>
    <w:p w14:paraId="0121E92B" w14:textId="77777777" w:rsidR="001F20F7" w:rsidRDefault="001F20F7" w:rsidP="00D3713E">
      <w:pPr>
        <w:spacing w:line="360" w:lineRule="auto"/>
        <w:jc w:val="both"/>
        <w:rPr>
          <w:ins w:id="776" w:author="Ifeanyi Micheal Obinefo" w:date="2026-04-13T19:39:00Z" w16du:dateUtc="2026-04-13T23:39:00Z"/>
          <w:rFonts w:ascii="Times New Roman" w:hAnsi="Times New Roman" w:cs="Times New Roman"/>
        </w:rPr>
      </w:pPr>
    </w:p>
    <w:p w14:paraId="0FA62D6F" w14:textId="77777777" w:rsidR="00E308FF" w:rsidRDefault="00E308FF" w:rsidP="00D3713E">
      <w:pPr>
        <w:spacing w:line="360" w:lineRule="auto"/>
        <w:jc w:val="both"/>
        <w:rPr>
          <w:ins w:id="777" w:author="Ifeanyi Micheal Obinefo" w:date="2026-04-13T12:13:00Z" w16du:dateUtc="2026-04-13T16:13:00Z"/>
          <w:rFonts w:ascii="Times New Roman" w:hAnsi="Times New Roman" w:cs="Times New Roman"/>
        </w:rPr>
      </w:pPr>
    </w:p>
    <w:p w14:paraId="0850FCD2" w14:textId="3B959D52" w:rsidR="008044A5" w:rsidRPr="001B1791" w:rsidRDefault="008044A5" w:rsidP="008044A5">
      <w:pPr>
        <w:pStyle w:val="Caption"/>
        <w:rPr>
          <w:ins w:id="778" w:author="Ifeanyi Micheal Obinefo" w:date="2026-04-13T12:16:00Z" w16du:dateUtc="2026-04-13T16:16:00Z"/>
          <w:rFonts w:cs="Times New Roman"/>
          <w:b/>
          <w:bCs w:val="0"/>
        </w:rPr>
      </w:pPr>
      <w:ins w:id="779" w:author="Ifeanyi Micheal Obinefo" w:date="2026-04-13T12:16:00Z" w16du:dateUtc="2026-04-13T16:16:00Z">
        <w:r w:rsidRPr="001B1791">
          <w:rPr>
            <w:rFonts w:cs="Times New Roman"/>
          </w:rPr>
          <w:lastRenderedPageBreak/>
          <w:t xml:space="preserve">Table </w:t>
        </w:r>
      </w:ins>
      <w:ins w:id="780" w:author="Ifeanyi Micheal Obinefo" w:date="2026-04-13T12:17:00Z" w16du:dateUtc="2026-04-13T16:17:00Z">
        <w:r w:rsidR="00CA29BD">
          <w:rPr>
            <w:rFonts w:cs="Times New Roman"/>
          </w:rPr>
          <w:t>3</w:t>
        </w:r>
      </w:ins>
      <w:ins w:id="781" w:author="Ifeanyi Micheal Obinefo" w:date="2026-04-13T12:16:00Z" w16du:dateUtc="2026-04-13T16:16:00Z">
        <w:r w:rsidRPr="001B1791">
          <w:rPr>
            <w:rFonts w:cs="Times New Roman"/>
          </w:rPr>
          <w:t xml:space="preserve">. Descriptive Statistics </w:t>
        </w:r>
      </w:ins>
      <w:ins w:id="782" w:author="Ifeanyi Micheal Obinefo" w:date="2026-04-13T12:17:00Z" w16du:dateUtc="2026-04-13T16:17:00Z">
        <w:r w:rsidR="00CA29BD">
          <w:rPr>
            <w:rFonts w:cs="Times New Roman"/>
          </w:rPr>
          <w:t>by year</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1"/>
        <w:gridCol w:w="1744"/>
        <w:gridCol w:w="1748"/>
        <w:gridCol w:w="1314"/>
        <w:gridCol w:w="1672"/>
        <w:gridCol w:w="1391"/>
      </w:tblGrid>
      <w:tr w:rsidR="008044A5" w:rsidRPr="001B1791" w14:paraId="72E78D75" w14:textId="77777777" w:rsidTr="005E1260">
        <w:trPr>
          <w:ins w:id="783" w:author="Ifeanyi Micheal Obinefo" w:date="2026-04-13T12:16:00Z"/>
        </w:trPr>
        <w:tc>
          <w:tcPr>
            <w:tcW w:w="5091" w:type="dxa"/>
            <w:tcBorders>
              <w:top w:val="single" w:sz="4" w:space="0" w:color="auto"/>
              <w:bottom w:val="single" w:sz="4" w:space="0" w:color="auto"/>
            </w:tcBorders>
          </w:tcPr>
          <w:p w14:paraId="25FFC0FC" w14:textId="77777777" w:rsidR="008044A5" w:rsidRPr="008044A5" w:rsidRDefault="008044A5" w:rsidP="005E1260">
            <w:pPr>
              <w:spacing w:line="276" w:lineRule="auto"/>
              <w:rPr>
                <w:ins w:id="784" w:author="Ifeanyi Micheal Obinefo" w:date="2026-04-13T12:16:00Z" w16du:dateUtc="2026-04-13T16:16:00Z"/>
                <w:rFonts w:cs="Times New Roman"/>
                <w:b/>
                <w:bCs/>
              </w:rPr>
            </w:pPr>
          </w:p>
        </w:tc>
        <w:tc>
          <w:tcPr>
            <w:tcW w:w="1744" w:type="dxa"/>
            <w:tcBorders>
              <w:top w:val="single" w:sz="4" w:space="0" w:color="auto"/>
              <w:bottom w:val="single" w:sz="4" w:space="0" w:color="auto"/>
            </w:tcBorders>
          </w:tcPr>
          <w:p w14:paraId="5F9B3BF7" w14:textId="499D6857" w:rsidR="008044A5" w:rsidRPr="008044A5" w:rsidRDefault="005C52B4" w:rsidP="005E1260">
            <w:pPr>
              <w:spacing w:line="276" w:lineRule="auto"/>
              <w:rPr>
                <w:ins w:id="785" w:author="Ifeanyi Micheal Obinefo" w:date="2026-04-13T12:16:00Z" w16du:dateUtc="2026-04-13T16:16:00Z"/>
                <w:rFonts w:cs="Times New Roman"/>
                <w:b/>
                <w:bCs/>
              </w:rPr>
            </w:pPr>
            <w:ins w:id="786" w:author="Ifeanyi Micheal Obinefo" w:date="2026-04-13T12:39:00Z" w16du:dateUtc="2026-04-13T16:39:00Z">
              <w:r>
                <w:rPr>
                  <w:rFonts w:cs="Times New Roman"/>
                  <w:b/>
                  <w:bCs/>
                </w:rPr>
                <w:t>2010</w:t>
              </w:r>
            </w:ins>
          </w:p>
        </w:tc>
        <w:tc>
          <w:tcPr>
            <w:tcW w:w="1748" w:type="dxa"/>
            <w:tcBorders>
              <w:top w:val="single" w:sz="4" w:space="0" w:color="auto"/>
              <w:bottom w:val="single" w:sz="4" w:space="0" w:color="auto"/>
            </w:tcBorders>
          </w:tcPr>
          <w:p w14:paraId="61586A50" w14:textId="5447E114" w:rsidR="008044A5" w:rsidRPr="008044A5" w:rsidRDefault="005C52B4" w:rsidP="005E1260">
            <w:pPr>
              <w:spacing w:line="276" w:lineRule="auto"/>
              <w:rPr>
                <w:ins w:id="787" w:author="Ifeanyi Micheal Obinefo" w:date="2026-04-13T12:16:00Z" w16du:dateUtc="2026-04-13T16:16:00Z"/>
                <w:rFonts w:cs="Times New Roman"/>
                <w:b/>
                <w:bCs/>
              </w:rPr>
            </w:pPr>
            <w:ins w:id="788" w:author="Ifeanyi Micheal Obinefo" w:date="2026-04-13T12:39:00Z" w16du:dateUtc="2026-04-13T16:39:00Z">
              <w:r>
                <w:rPr>
                  <w:rFonts w:cs="Times New Roman"/>
                  <w:b/>
                  <w:bCs/>
                </w:rPr>
                <w:t>2012</w:t>
              </w:r>
            </w:ins>
          </w:p>
        </w:tc>
        <w:tc>
          <w:tcPr>
            <w:tcW w:w="1314" w:type="dxa"/>
            <w:tcBorders>
              <w:top w:val="single" w:sz="4" w:space="0" w:color="auto"/>
              <w:bottom w:val="single" w:sz="4" w:space="0" w:color="auto"/>
            </w:tcBorders>
          </w:tcPr>
          <w:p w14:paraId="17F37B5F" w14:textId="0D1E4A64" w:rsidR="008044A5" w:rsidRPr="008044A5" w:rsidRDefault="005C52B4" w:rsidP="005E1260">
            <w:pPr>
              <w:spacing w:line="276" w:lineRule="auto"/>
              <w:rPr>
                <w:ins w:id="789" w:author="Ifeanyi Micheal Obinefo" w:date="2026-04-13T12:16:00Z" w16du:dateUtc="2026-04-13T16:16:00Z"/>
                <w:rFonts w:cs="Times New Roman"/>
                <w:b/>
                <w:bCs/>
              </w:rPr>
            </w:pPr>
            <w:ins w:id="790" w:author="Ifeanyi Micheal Obinefo" w:date="2026-04-13T12:39:00Z" w16du:dateUtc="2026-04-13T16:39:00Z">
              <w:r>
                <w:rPr>
                  <w:rFonts w:cs="Times New Roman"/>
                  <w:b/>
                  <w:bCs/>
                </w:rPr>
                <w:t>2015</w:t>
              </w:r>
            </w:ins>
            <w:ins w:id="791" w:author="Ifeanyi Micheal Obinefo" w:date="2026-04-13T12:16:00Z" w16du:dateUtc="2026-04-13T16:16:00Z">
              <w:r w:rsidR="008044A5" w:rsidRPr="008044A5">
                <w:rPr>
                  <w:rFonts w:cs="Times New Roman"/>
                  <w:b/>
                  <w:bCs/>
                </w:rPr>
                <w:t xml:space="preserve"> </w:t>
              </w:r>
            </w:ins>
          </w:p>
        </w:tc>
        <w:tc>
          <w:tcPr>
            <w:tcW w:w="1672" w:type="dxa"/>
            <w:tcBorders>
              <w:top w:val="single" w:sz="4" w:space="0" w:color="auto"/>
              <w:bottom w:val="single" w:sz="4" w:space="0" w:color="auto"/>
            </w:tcBorders>
          </w:tcPr>
          <w:p w14:paraId="72D0AC19" w14:textId="07E60BB8" w:rsidR="008044A5" w:rsidRPr="008044A5" w:rsidRDefault="005C52B4" w:rsidP="005E1260">
            <w:pPr>
              <w:spacing w:line="276" w:lineRule="auto"/>
              <w:rPr>
                <w:ins w:id="792" w:author="Ifeanyi Micheal Obinefo" w:date="2026-04-13T12:16:00Z" w16du:dateUtc="2026-04-13T16:16:00Z"/>
                <w:rFonts w:cs="Times New Roman"/>
                <w:b/>
                <w:bCs/>
              </w:rPr>
            </w:pPr>
            <w:ins w:id="793" w:author="Ifeanyi Micheal Obinefo" w:date="2026-04-13T12:39:00Z" w16du:dateUtc="2026-04-13T16:39:00Z">
              <w:r>
                <w:rPr>
                  <w:rFonts w:cs="Times New Roman"/>
                  <w:b/>
                  <w:bCs/>
                </w:rPr>
                <w:t>2018</w:t>
              </w:r>
            </w:ins>
          </w:p>
        </w:tc>
        <w:tc>
          <w:tcPr>
            <w:tcW w:w="1391" w:type="dxa"/>
            <w:tcBorders>
              <w:top w:val="single" w:sz="4" w:space="0" w:color="auto"/>
              <w:bottom w:val="single" w:sz="4" w:space="0" w:color="auto"/>
            </w:tcBorders>
          </w:tcPr>
          <w:p w14:paraId="4A672AF3" w14:textId="33CF4D34" w:rsidR="008044A5" w:rsidRPr="008044A5" w:rsidRDefault="005C52B4" w:rsidP="005E1260">
            <w:pPr>
              <w:spacing w:line="276" w:lineRule="auto"/>
              <w:rPr>
                <w:ins w:id="794" w:author="Ifeanyi Micheal Obinefo" w:date="2026-04-13T12:16:00Z" w16du:dateUtc="2026-04-13T16:16:00Z"/>
                <w:rFonts w:cs="Times New Roman"/>
                <w:b/>
                <w:bCs/>
              </w:rPr>
            </w:pPr>
            <w:ins w:id="795" w:author="Ifeanyi Micheal Obinefo" w:date="2026-04-13T12:39:00Z" w16du:dateUtc="2026-04-13T16:39:00Z">
              <w:r>
                <w:rPr>
                  <w:rFonts w:cs="Times New Roman"/>
                  <w:b/>
                  <w:bCs/>
                </w:rPr>
                <w:t>2023</w:t>
              </w:r>
            </w:ins>
          </w:p>
        </w:tc>
      </w:tr>
      <w:tr w:rsidR="008044A5" w:rsidRPr="001B1791" w14:paraId="5251A255" w14:textId="77777777" w:rsidTr="005E1260">
        <w:trPr>
          <w:ins w:id="796" w:author="Ifeanyi Micheal Obinefo" w:date="2026-04-13T12:16:00Z"/>
        </w:trPr>
        <w:tc>
          <w:tcPr>
            <w:tcW w:w="5091" w:type="dxa"/>
            <w:tcBorders>
              <w:top w:val="single" w:sz="4" w:space="0" w:color="auto"/>
            </w:tcBorders>
          </w:tcPr>
          <w:p w14:paraId="382AB1E6" w14:textId="77777777" w:rsidR="008044A5" w:rsidRPr="00A971BD" w:rsidRDefault="008044A5" w:rsidP="005E1260">
            <w:pPr>
              <w:rPr>
                <w:ins w:id="797" w:author="Ifeanyi Micheal Obinefo" w:date="2026-04-13T12:16:00Z" w16du:dateUtc="2026-04-13T16:16:00Z"/>
                <w:rFonts w:cs="Times New Roman"/>
                <w:b/>
                <w:bCs/>
                <w:u w:val="single"/>
              </w:rPr>
            </w:pPr>
            <w:ins w:id="798" w:author="Ifeanyi Micheal Obinefo" w:date="2026-04-13T12:16:00Z" w16du:dateUtc="2026-04-13T16:16:00Z">
              <w:r w:rsidRPr="00A971BD">
                <w:rPr>
                  <w:rFonts w:cs="Times New Roman"/>
                  <w:b/>
                  <w:bCs/>
                  <w:u w:val="single"/>
                </w:rPr>
                <w:t>Outcome Variable</w:t>
              </w:r>
            </w:ins>
          </w:p>
        </w:tc>
        <w:tc>
          <w:tcPr>
            <w:tcW w:w="1744" w:type="dxa"/>
            <w:tcBorders>
              <w:top w:val="single" w:sz="4" w:space="0" w:color="auto"/>
            </w:tcBorders>
          </w:tcPr>
          <w:p w14:paraId="58F789B6" w14:textId="77777777" w:rsidR="008044A5" w:rsidRPr="00A971BD" w:rsidRDefault="008044A5" w:rsidP="005E1260">
            <w:pPr>
              <w:rPr>
                <w:ins w:id="799" w:author="Ifeanyi Micheal Obinefo" w:date="2026-04-13T12:16:00Z" w16du:dateUtc="2026-04-13T16:16:00Z"/>
                <w:rFonts w:cs="Times New Roman"/>
              </w:rPr>
            </w:pPr>
          </w:p>
        </w:tc>
        <w:tc>
          <w:tcPr>
            <w:tcW w:w="1748" w:type="dxa"/>
            <w:tcBorders>
              <w:top w:val="single" w:sz="4" w:space="0" w:color="auto"/>
            </w:tcBorders>
          </w:tcPr>
          <w:p w14:paraId="2B6AFE0F" w14:textId="77777777" w:rsidR="008044A5" w:rsidRPr="00A971BD" w:rsidRDefault="008044A5" w:rsidP="005E1260">
            <w:pPr>
              <w:rPr>
                <w:ins w:id="800" w:author="Ifeanyi Micheal Obinefo" w:date="2026-04-13T12:16:00Z" w16du:dateUtc="2026-04-13T16:16:00Z"/>
                <w:rFonts w:cs="Times New Roman"/>
              </w:rPr>
            </w:pPr>
          </w:p>
        </w:tc>
        <w:tc>
          <w:tcPr>
            <w:tcW w:w="1314" w:type="dxa"/>
            <w:tcBorders>
              <w:top w:val="single" w:sz="4" w:space="0" w:color="auto"/>
            </w:tcBorders>
          </w:tcPr>
          <w:p w14:paraId="42A1515A" w14:textId="77777777" w:rsidR="008044A5" w:rsidRPr="00A971BD" w:rsidRDefault="008044A5" w:rsidP="005E1260">
            <w:pPr>
              <w:rPr>
                <w:ins w:id="801" w:author="Ifeanyi Micheal Obinefo" w:date="2026-04-13T12:16:00Z" w16du:dateUtc="2026-04-13T16:16:00Z"/>
                <w:rFonts w:cs="Times New Roman"/>
              </w:rPr>
            </w:pPr>
          </w:p>
        </w:tc>
        <w:tc>
          <w:tcPr>
            <w:tcW w:w="1672" w:type="dxa"/>
            <w:tcBorders>
              <w:top w:val="single" w:sz="4" w:space="0" w:color="auto"/>
            </w:tcBorders>
          </w:tcPr>
          <w:p w14:paraId="41BAC39C" w14:textId="77777777" w:rsidR="008044A5" w:rsidRPr="00A971BD" w:rsidRDefault="008044A5" w:rsidP="005E1260">
            <w:pPr>
              <w:rPr>
                <w:ins w:id="802" w:author="Ifeanyi Micheal Obinefo" w:date="2026-04-13T12:16:00Z" w16du:dateUtc="2026-04-13T16:16:00Z"/>
                <w:rFonts w:cs="Times New Roman"/>
              </w:rPr>
            </w:pPr>
          </w:p>
        </w:tc>
        <w:tc>
          <w:tcPr>
            <w:tcW w:w="1391" w:type="dxa"/>
            <w:tcBorders>
              <w:top w:val="single" w:sz="4" w:space="0" w:color="auto"/>
            </w:tcBorders>
          </w:tcPr>
          <w:p w14:paraId="34EF1050" w14:textId="77777777" w:rsidR="008044A5" w:rsidRPr="00A971BD" w:rsidRDefault="008044A5" w:rsidP="005E1260">
            <w:pPr>
              <w:rPr>
                <w:ins w:id="803" w:author="Ifeanyi Micheal Obinefo" w:date="2026-04-13T12:16:00Z" w16du:dateUtc="2026-04-13T16:16:00Z"/>
                <w:rFonts w:cs="Times New Roman"/>
              </w:rPr>
            </w:pPr>
          </w:p>
        </w:tc>
      </w:tr>
      <w:tr w:rsidR="009360FB" w:rsidRPr="001B1791" w14:paraId="1B58EF7B" w14:textId="77777777" w:rsidTr="005E1260">
        <w:trPr>
          <w:ins w:id="804" w:author="Ifeanyi Micheal Obinefo" w:date="2026-04-13T12:16:00Z"/>
        </w:trPr>
        <w:tc>
          <w:tcPr>
            <w:tcW w:w="5091" w:type="dxa"/>
          </w:tcPr>
          <w:p w14:paraId="20CD657B" w14:textId="283192A6" w:rsidR="009360FB" w:rsidRPr="00A971BD" w:rsidRDefault="009360FB" w:rsidP="009360FB">
            <w:pPr>
              <w:rPr>
                <w:ins w:id="805" w:author="Ifeanyi Micheal Obinefo" w:date="2026-04-13T12:16:00Z" w16du:dateUtc="2026-04-13T16:16:00Z"/>
                <w:rFonts w:cs="Times New Roman"/>
              </w:rPr>
            </w:pPr>
            <w:ins w:id="806" w:author="Ifeanyi Micheal Obinefo" w:date="2026-04-13T19:23:00Z" w16du:dateUtc="2026-04-13T23:23:00Z">
              <w:r>
                <w:rPr>
                  <w:rFonts w:cs="Times New Roman"/>
                </w:rPr>
                <w:t>Height-for-Age Zscore</w:t>
              </w:r>
            </w:ins>
          </w:p>
        </w:tc>
        <w:tc>
          <w:tcPr>
            <w:tcW w:w="1744" w:type="dxa"/>
          </w:tcPr>
          <w:p w14:paraId="02BAE7EB" w14:textId="1890AB88" w:rsidR="009360FB" w:rsidRPr="00A971BD" w:rsidRDefault="009360FB" w:rsidP="009360FB">
            <w:pPr>
              <w:rPr>
                <w:ins w:id="807" w:author="Ifeanyi Micheal Obinefo" w:date="2026-04-13T12:16:00Z" w16du:dateUtc="2026-04-13T16:16:00Z"/>
                <w:rFonts w:cs="Times New Roman"/>
              </w:rPr>
            </w:pPr>
            <w:ins w:id="808" w:author="Ifeanyi Micheal Obinefo" w:date="2026-04-13T19:25:00Z" w16du:dateUtc="2026-04-13T23:25:00Z">
              <w:r>
                <w:t>-0.</w:t>
              </w:r>
            </w:ins>
            <w:ins w:id="809" w:author="Ifeanyi Micheal Obinefo" w:date="2026-04-13T19:38:00Z" w16du:dateUtc="2026-04-13T23:38:00Z">
              <w:r w:rsidR="001D3D3D">
                <w:t>6</w:t>
              </w:r>
            </w:ins>
          </w:p>
        </w:tc>
        <w:tc>
          <w:tcPr>
            <w:tcW w:w="1748" w:type="dxa"/>
          </w:tcPr>
          <w:p w14:paraId="575FD9BE" w14:textId="63A43A57" w:rsidR="009360FB" w:rsidRPr="00A971BD" w:rsidRDefault="009360FB" w:rsidP="009360FB">
            <w:pPr>
              <w:rPr>
                <w:ins w:id="810" w:author="Ifeanyi Micheal Obinefo" w:date="2026-04-13T12:16:00Z" w16du:dateUtc="2026-04-13T16:16:00Z"/>
                <w:rFonts w:cs="Times New Roman"/>
              </w:rPr>
            </w:pPr>
            <w:ins w:id="811" w:author="Ifeanyi Micheal Obinefo" w:date="2026-04-13T19:27:00Z" w16du:dateUtc="2026-04-13T23:27:00Z">
              <w:r>
                <w:t>-0.0</w:t>
              </w:r>
            </w:ins>
            <w:ins w:id="812" w:author="Ifeanyi Micheal Obinefo" w:date="2026-04-13T19:33:00Z" w16du:dateUtc="2026-04-13T23:33:00Z">
              <w:r w:rsidR="00DF1D6D">
                <w:t>2</w:t>
              </w:r>
            </w:ins>
          </w:p>
        </w:tc>
        <w:tc>
          <w:tcPr>
            <w:tcW w:w="1314" w:type="dxa"/>
          </w:tcPr>
          <w:p w14:paraId="133130C9" w14:textId="32B8F5A2" w:rsidR="009360FB" w:rsidRPr="00A971BD" w:rsidRDefault="009360FB" w:rsidP="009360FB">
            <w:pPr>
              <w:rPr>
                <w:ins w:id="813" w:author="Ifeanyi Micheal Obinefo" w:date="2026-04-13T12:16:00Z" w16du:dateUtc="2026-04-13T16:16:00Z"/>
                <w:rFonts w:cs="Times New Roman"/>
              </w:rPr>
            </w:pPr>
            <w:ins w:id="814" w:author="Ifeanyi Micheal Obinefo" w:date="2026-04-13T19:27:00Z" w16du:dateUtc="2026-04-13T23:27:00Z">
              <w:r>
                <w:t>-0.</w:t>
              </w:r>
            </w:ins>
            <w:ins w:id="815" w:author="Ifeanyi Micheal Obinefo" w:date="2026-04-13T19:33:00Z" w16du:dateUtc="2026-04-13T23:33:00Z">
              <w:r w:rsidR="00DF1D6D">
                <w:t>4</w:t>
              </w:r>
            </w:ins>
          </w:p>
        </w:tc>
        <w:tc>
          <w:tcPr>
            <w:tcW w:w="1672" w:type="dxa"/>
          </w:tcPr>
          <w:p w14:paraId="61294292" w14:textId="4FF52C74" w:rsidR="009360FB" w:rsidRPr="00A971BD" w:rsidRDefault="009360FB" w:rsidP="009360FB">
            <w:pPr>
              <w:rPr>
                <w:ins w:id="816" w:author="Ifeanyi Micheal Obinefo" w:date="2026-04-13T12:16:00Z" w16du:dateUtc="2026-04-13T16:16:00Z"/>
                <w:rFonts w:cs="Times New Roman"/>
              </w:rPr>
            </w:pPr>
            <w:ins w:id="817" w:author="Ifeanyi Micheal Obinefo" w:date="2026-04-13T19:29:00Z" w16du:dateUtc="2026-04-13T23:29:00Z">
              <w:r>
                <w:t>-0.</w:t>
              </w:r>
            </w:ins>
            <w:ins w:id="818" w:author="Ifeanyi Micheal Obinefo" w:date="2026-04-13T19:33:00Z" w16du:dateUtc="2026-04-13T23:33:00Z">
              <w:r w:rsidR="009E4C90">
                <w:t>5</w:t>
              </w:r>
            </w:ins>
          </w:p>
        </w:tc>
        <w:tc>
          <w:tcPr>
            <w:tcW w:w="1391" w:type="dxa"/>
          </w:tcPr>
          <w:p w14:paraId="06EBB3AF" w14:textId="28A92DB4" w:rsidR="009360FB" w:rsidRPr="00A971BD" w:rsidRDefault="009360FB" w:rsidP="009360FB">
            <w:pPr>
              <w:rPr>
                <w:ins w:id="819" w:author="Ifeanyi Micheal Obinefo" w:date="2026-04-13T12:16:00Z" w16du:dateUtc="2026-04-13T16:16:00Z"/>
                <w:rFonts w:cs="Times New Roman"/>
              </w:rPr>
            </w:pPr>
            <w:ins w:id="820" w:author="Ifeanyi Micheal Obinefo" w:date="2026-04-13T19:30:00Z" w16du:dateUtc="2026-04-13T23:30:00Z">
              <w:r>
                <w:t>-0.</w:t>
              </w:r>
            </w:ins>
            <w:ins w:id="821" w:author="Ifeanyi Micheal Obinefo" w:date="2026-04-13T19:38:00Z" w16du:dateUtc="2026-04-13T23:38:00Z">
              <w:r w:rsidR="001D3D3D">
                <w:t>6</w:t>
              </w:r>
            </w:ins>
          </w:p>
        </w:tc>
      </w:tr>
      <w:tr w:rsidR="009360FB" w:rsidRPr="001B1791" w14:paraId="4450012A" w14:textId="77777777" w:rsidTr="005E1260">
        <w:trPr>
          <w:ins w:id="822" w:author="Ifeanyi Micheal Obinefo" w:date="2026-04-13T12:16:00Z"/>
        </w:trPr>
        <w:tc>
          <w:tcPr>
            <w:tcW w:w="5091" w:type="dxa"/>
          </w:tcPr>
          <w:p w14:paraId="3DE81049" w14:textId="10D3B8D5" w:rsidR="009360FB" w:rsidRPr="00A971BD" w:rsidRDefault="009360FB" w:rsidP="009360FB">
            <w:pPr>
              <w:rPr>
                <w:ins w:id="823" w:author="Ifeanyi Micheal Obinefo" w:date="2026-04-13T12:16:00Z" w16du:dateUtc="2026-04-13T16:16:00Z"/>
                <w:rFonts w:cs="Times New Roman"/>
              </w:rPr>
            </w:pPr>
            <w:ins w:id="824" w:author="Ifeanyi Micheal Obinefo" w:date="2026-04-13T19:23:00Z" w16du:dateUtc="2026-04-13T23:23:00Z">
              <w:r>
                <w:t>HH per capital Protein Consumption(‘000)</w:t>
              </w:r>
            </w:ins>
          </w:p>
        </w:tc>
        <w:tc>
          <w:tcPr>
            <w:tcW w:w="1744" w:type="dxa"/>
          </w:tcPr>
          <w:p w14:paraId="0AC588C1" w14:textId="7FE2E349" w:rsidR="009360FB" w:rsidRPr="00A971BD" w:rsidRDefault="009360FB" w:rsidP="009360FB">
            <w:pPr>
              <w:rPr>
                <w:ins w:id="825" w:author="Ifeanyi Micheal Obinefo" w:date="2026-04-13T12:16:00Z" w16du:dateUtc="2026-04-13T16:16:00Z"/>
                <w:rFonts w:cs="Times New Roman"/>
              </w:rPr>
            </w:pPr>
            <w:ins w:id="826" w:author="Ifeanyi Micheal Obinefo" w:date="2026-04-13T19:25:00Z" w16du:dateUtc="2026-04-13T23:25:00Z">
              <w:r>
                <w:t>267</w:t>
              </w:r>
            </w:ins>
            <w:ins w:id="827" w:author="Ifeanyi Micheal Obinefo" w:date="2026-04-13T19:33:00Z" w16du:dateUtc="2026-04-13T23:33:00Z">
              <w:r w:rsidR="00681FD8">
                <w:t>0</w:t>
              </w:r>
            </w:ins>
          </w:p>
        </w:tc>
        <w:tc>
          <w:tcPr>
            <w:tcW w:w="1748" w:type="dxa"/>
          </w:tcPr>
          <w:p w14:paraId="571C0B7C" w14:textId="246C0ACF" w:rsidR="009360FB" w:rsidRPr="00A971BD" w:rsidRDefault="009360FB" w:rsidP="009360FB">
            <w:pPr>
              <w:rPr>
                <w:ins w:id="828" w:author="Ifeanyi Micheal Obinefo" w:date="2026-04-13T12:16:00Z" w16du:dateUtc="2026-04-13T16:16:00Z"/>
                <w:rFonts w:cs="Times New Roman"/>
              </w:rPr>
            </w:pPr>
            <w:ins w:id="829" w:author="Ifeanyi Micheal Obinefo" w:date="2026-04-13T19:27:00Z" w16du:dateUtc="2026-04-13T23:27:00Z">
              <w:r>
                <w:t>272</w:t>
              </w:r>
            </w:ins>
            <w:ins w:id="830" w:author="Ifeanyi Micheal Obinefo" w:date="2026-04-13T19:33:00Z" w16du:dateUtc="2026-04-13T23:33:00Z">
              <w:r w:rsidR="00681FD8">
                <w:t>0</w:t>
              </w:r>
            </w:ins>
          </w:p>
        </w:tc>
        <w:tc>
          <w:tcPr>
            <w:tcW w:w="1314" w:type="dxa"/>
          </w:tcPr>
          <w:p w14:paraId="69F176CD" w14:textId="1B01E789" w:rsidR="009360FB" w:rsidRPr="00A971BD" w:rsidRDefault="009360FB" w:rsidP="009360FB">
            <w:pPr>
              <w:rPr>
                <w:ins w:id="831" w:author="Ifeanyi Micheal Obinefo" w:date="2026-04-13T12:16:00Z" w16du:dateUtc="2026-04-13T16:16:00Z"/>
                <w:rFonts w:cs="Times New Roman"/>
              </w:rPr>
            </w:pPr>
            <w:ins w:id="832" w:author="Ifeanyi Micheal Obinefo" w:date="2026-04-13T19:27:00Z" w16du:dateUtc="2026-04-13T23:27:00Z">
              <w:r>
                <w:t>257</w:t>
              </w:r>
            </w:ins>
            <w:ins w:id="833" w:author="Ifeanyi Micheal Obinefo" w:date="2026-04-13T19:33:00Z" w16du:dateUtc="2026-04-13T23:33:00Z">
              <w:r w:rsidR="00681FD8">
                <w:t>0</w:t>
              </w:r>
            </w:ins>
          </w:p>
        </w:tc>
        <w:tc>
          <w:tcPr>
            <w:tcW w:w="1672" w:type="dxa"/>
          </w:tcPr>
          <w:p w14:paraId="6F677FBF" w14:textId="05EA0156" w:rsidR="009360FB" w:rsidRPr="00A971BD" w:rsidRDefault="009360FB" w:rsidP="009360FB">
            <w:pPr>
              <w:rPr>
                <w:ins w:id="834" w:author="Ifeanyi Micheal Obinefo" w:date="2026-04-13T12:16:00Z" w16du:dateUtc="2026-04-13T16:16:00Z"/>
                <w:rFonts w:cs="Times New Roman"/>
              </w:rPr>
            </w:pPr>
            <w:ins w:id="835" w:author="Ifeanyi Micheal Obinefo" w:date="2026-04-13T19:29:00Z" w16du:dateUtc="2026-04-13T23:29:00Z">
              <w:r>
                <w:t>24343</w:t>
              </w:r>
            </w:ins>
          </w:p>
        </w:tc>
        <w:tc>
          <w:tcPr>
            <w:tcW w:w="1391" w:type="dxa"/>
          </w:tcPr>
          <w:p w14:paraId="709CA417" w14:textId="5170C2D1" w:rsidR="009360FB" w:rsidRPr="00A971BD" w:rsidRDefault="009360FB" w:rsidP="009360FB">
            <w:pPr>
              <w:rPr>
                <w:ins w:id="836" w:author="Ifeanyi Micheal Obinefo" w:date="2026-04-13T12:16:00Z" w16du:dateUtc="2026-04-13T16:16:00Z"/>
                <w:rFonts w:cs="Times New Roman"/>
              </w:rPr>
            </w:pPr>
            <w:ins w:id="837" w:author="Ifeanyi Micheal Obinefo" w:date="2026-04-13T19:30:00Z" w16du:dateUtc="2026-04-13T23:30:00Z">
              <w:r>
                <w:t>14957</w:t>
              </w:r>
            </w:ins>
          </w:p>
        </w:tc>
      </w:tr>
      <w:tr w:rsidR="00E61168" w:rsidRPr="001B1791" w14:paraId="33B2F5D4" w14:textId="77777777" w:rsidTr="005E1260">
        <w:trPr>
          <w:ins w:id="838" w:author="Ifeanyi Micheal Obinefo" w:date="2026-04-13T12:16:00Z"/>
        </w:trPr>
        <w:tc>
          <w:tcPr>
            <w:tcW w:w="5091" w:type="dxa"/>
          </w:tcPr>
          <w:p w14:paraId="4C497702" w14:textId="68FB696F" w:rsidR="00E61168" w:rsidRPr="00A971BD" w:rsidRDefault="00E61168" w:rsidP="00E61168">
            <w:pPr>
              <w:rPr>
                <w:ins w:id="839" w:author="Ifeanyi Micheal Obinefo" w:date="2026-04-13T12:16:00Z" w16du:dateUtc="2026-04-13T16:16:00Z"/>
                <w:rFonts w:cs="Times New Roman"/>
                <w:b/>
                <w:bCs/>
                <w:u w:val="single"/>
              </w:rPr>
            </w:pPr>
            <w:ins w:id="840" w:author="Ifeanyi Micheal Obinefo" w:date="2026-04-13T19:23:00Z" w16du:dateUtc="2026-04-13T23:23:00Z">
              <w:r w:rsidRPr="00411AE2">
                <w:rPr>
                  <w:rFonts w:cs="Times New Roman"/>
                  <w:b/>
                  <w:bCs/>
                  <w:u w:val="single"/>
                </w:rPr>
                <w:t>Explanatory Variables</w:t>
              </w:r>
            </w:ins>
          </w:p>
        </w:tc>
        <w:tc>
          <w:tcPr>
            <w:tcW w:w="1744" w:type="dxa"/>
          </w:tcPr>
          <w:p w14:paraId="39675DE5" w14:textId="77777777" w:rsidR="00E61168" w:rsidRPr="00A971BD" w:rsidRDefault="00E61168" w:rsidP="00E61168">
            <w:pPr>
              <w:rPr>
                <w:ins w:id="841" w:author="Ifeanyi Micheal Obinefo" w:date="2026-04-13T12:16:00Z" w16du:dateUtc="2026-04-13T16:16:00Z"/>
                <w:rFonts w:cs="Times New Roman"/>
              </w:rPr>
            </w:pPr>
          </w:p>
        </w:tc>
        <w:tc>
          <w:tcPr>
            <w:tcW w:w="1748" w:type="dxa"/>
          </w:tcPr>
          <w:p w14:paraId="4D89EFAF" w14:textId="77777777" w:rsidR="00E61168" w:rsidRPr="00A971BD" w:rsidRDefault="00E61168" w:rsidP="00E61168">
            <w:pPr>
              <w:rPr>
                <w:ins w:id="842" w:author="Ifeanyi Micheal Obinefo" w:date="2026-04-13T12:16:00Z" w16du:dateUtc="2026-04-13T16:16:00Z"/>
                <w:rFonts w:cs="Times New Roman"/>
              </w:rPr>
            </w:pPr>
          </w:p>
        </w:tc>
        <w:tc>
          <w:tcPr>
            <w:tcW w:w="1314" w:type="dxa"/>
          </w:tcPr>
          <w:p w14:paraId="3FBCF014" w14:textId="77777777" w:rsidR="00E61168" w:rsidRPr="00A971BD" w:rsidRDefault="00E61168" w:rsidP="00E61168">
            <w:pPr>
              <w:rPr>
                <w:ins w:id="843" w:author="Ifeanyi Micheal Obinefo" w:date="2026-04-13T12:16:00Z" w16du:dateUtc="2026-04-13T16:16:00Z"/>
                <w:rFonts w:cs="Times New Roman"/>
              </w:rPr>
            </w:pPr>
          </w:p>
        </w:tc>
        <w:tc>
          <w:tcPr>
            <w:tcW w:w="1672" w:type="dxa"/>
          </w:tcPr>
          <w:p w14:paraId="4E53117F" w14:textId="77777777" w:rsidR="00E61168" w:rsidRPr="00A971BD" w:rsidRDefault="00E61168" w:rsidP="00E61168">
            <w:pPr>
              <w:rPr>
                <w:ins w:id="844" w:author="Ifeanyi Micheal Obinefo" w:date="2026-04-13T12:16:00Z" w16du:dateUtc="2026-04-13T16:16:00Z"/>
                <w:rFonts w:cs="Times New Roman"/>
              </w:rPr>
            </w:pPr>
          </w:p>
        </w:tc>
        <w:tc>
          <w:tcPr>
            <w:tcW w:w="1391" w:type="dxa"/>
          </w:tcPr>
          <w:p w14:paraId="63D313FE" w14:textId="77777777" w:rsidR="00E61168" w:rsidRPr="00A971BD" w:rsidRDefault="00E61168" w:rsidP="00E61168">
            <w:pPr>
              <w:rPr>
                <w:ins w:id="845" w:author="Ifeanyi Micheal Obinefo" w:date="2026-04-13T12:16:00Z" w16du:dateUtc="2026-04-13T16:16:00Z"/>
                <w:rFonts w:cs="Times New Roman"/>
              </w:rPr>
            </w:pPr>
          </w:p>
        </w:tc>
      </w:tr>
      <w:tr w:rsidR="00296BC8" w:rsidRPr="001B1791" w14:paraId="2C451B7A" w14:textId="77777777" w:rsidTr="005E1260">
        <w:trPr>
          <w:ins w:id="846" w:author="Ifeanyi Micheal Obinefo" w:date="2026-04-13T12:16:00Z"/>
        </w:trPr>
        <w:tc>
          <w:tcPr>
            <w:tcW w:w="5091" w:type="dxa"/>
          </w:tcPr>
          <w:p w14:paraId="738D97D6" w14:textId="37634B30" w:rsidR="00296BC8" w:rsidRPr="00A971BD" w:rsidRDefault="00296BC8" w:rsidP="00296BC8">
            <w:pPr>
              <w:rPr>
                <w:ins w:id="847" w:author="Ifeanyi Micheal Obinefo" w:date="2026-04-13T12:16:00Z" w16du:dateUtc="2026-04-13T16:16:00Z"/>
                <w:rFonts w:cs="Times New Roman"/>
              </w:rPr>
            </w:pPr>
            <w:ins w:id="848" w:author="Ifeanyi Micheal Obinefo" w:date="2026-04-13T19:23:00Z" w16du:dateUtc="2026-04-13T23:23:00Z">
              <w:r>
                <w:t>Value of Harvest per season (NGN’000)</w:t>
              </w:r>
            </w:ins>
          </w:p>
        </w:tc>
        <w:tc>
          <w:tcPr>
            <w:tcW w:w="1744" w:type="dxa"/>
          </w:tcPr>
          <w:p w14:paraId="1A06D412" w14:textId="07919045" w:rsidR="00296BC8" w:rsidRPr="00A971BD" w:rsidRDefault="00296BC8" w:rsidP="00296BC8">
            <w:pPr>
              <w:rPr>
                <w:ins w:id="849" w:author="Ifeanyi Micheal Obinefo" w:date="2026-04-13T12:16:00Z" w16du:dateUtc="2026-04-13T16:16:00Z"/>
                <w:rFonts w:cs="Times New Roman"/>
              </w:rPr>
            </w:pPr>
            <w:ins w:id="850" w:author="Ifeanyi Micheal Obinefo" w:date="2026-04-13T19:25:00Z" w16du:dateUtc="2026-04-13T23:25:00Z">
              <w:r>
                <w:t>390</w:t>
              </w:r>
            </w:ins>
          </w:p>
        </w:tc>
        <w:tc>
          <w:tcPr>
            <w:tcW w:w="1748" w:type="dxa"/>
          </w:tcPr>
          <w:p w14:paraId="13027C9A" w14:textId="281AC340" w:rsidR="00296BC8" w:rsidRPr="00A971BD" w:rsidRDefault="00296BC8" w:rsidP="00296BC8">
            <w:pPr>
              <w:rPr>
                <w:ins w:id="851" w:author="Ifeanyi Micheal Obinefo" w:date="2026-04-13T12:16:00Z" w16du:dateUtc="2026-04-13T16:16:00Z"/>
                <w:rFonts w:cs="Times New Roman"/>
              </w:rPr>
            </w:pPr>
            <w:ins w:id="852" w:author="Ifeanyi Micheal Obinefo" w:date="2026-04-13T19:27:00Z" w16du:dateUtc="2026-04-13T23:27:00Z">
              <w:r>
                <w:t>5.54</w:t>
              </w:r>
            </w:ins>
          </w:p>
        </w:tc>
        <w:tc>
          <w:tcPr>
            <w:tcW w:w="1314" w:type="dxa"/>
          </w:tcPr>
          <w:p w14:paraId="6172CD0D" w14:textId="66BC65E8" w:rsidR="00296BC8" w:rsidRPr="00A971BD" w:rsidRDefault="00296BC8" w:rsidP="00296BC8">
            <w:pPr>
              <w:rPr>
                <w:ins w:id="853" w:author="Ifeanyi Micheal Obinefo" w:date="2026-04-13T12:16:00Z" w16du:dateUtc="2026-04-13T16:16:00Z"/>
                <w:rFonts w:cs="Times New Roman"/>
              </w:rPr>
            </w:pPr>
            <w:ins w:id="854" w:author="Ifeanyi Micheal Obinefo" w:date="2026-04-13T19:28:00Z" w16du:dateUtc="2026-04-13T23:28:00Z">
              <w:r>
                <w:t>659</w:t>
              </w:r>
            </w:ins>
          </w:p>
        </w:tc>
        <w:tc>
          <w:tcPr>
            <w:tcW w:w="1672" w:type="dxa"/>
          </w:tcPr>
          <w:p w14:paraId="0C3152E7" w14:textId="51BE2F52" w:rsidR="00296BC8" w:rsidRPr="00A971BD" w:rsidRDefault="00296BC8" w:rsidP="00296BC8">
            <w:pPr>
              <w:rPr>
                <w:ins w:id="855" w:author="Ifeanyi Micheal Obinefo" w:date="2026-04-13T12:16:00Z" w16du:dateUtc="2026-04-13T16:16:00Z"/>
                <w:rFonts w:cs="Times New Roman"/>
              </w:rPr>
            </w:pPr>
            <w:ins w:id="856" w:author="Ifeanyi Micheal Obinefo" w:date="2026-04-13T19:29:00Z" w16du:dateUtc="2026-04-13T23:29:00Z">
              <w:r>
                <w:t>803</w:t>
              </w:r>
            </w:ins>
          </w:p>
        </w:tc>
        <w:tc>
          <w:tcPr>
            <w:tcW w:w="1391" w:type="dxa"/>
          </w:tcPr>
          <w:p w14:paraId="5B461FF7" w14:textId="5385B336" w:rsidR="00296BC8" w:rsidRPr="00A971BD" w:rsidRDefault="00296BC8" w:rsidP="00296BC8">
            <w:pPr>
              <w:rPr>
                <w:ins w:id="857" w:author="Ifeanyi Micheal Obinefo" w:date="2026-04-13T12:16:00Z" w16du:dateUtc="2026-04-13T16:16:00Z"/>
                <w:rFonts w:cs="Times New Roman"/>
              </w:rPr>
            </w:pPr>
            <w:ins w:id="858" w:author="Ifeanyi Micheal Obinefo" w:date="2026-04-13T19:30:00Z" w16du:dateUtc="2026-04-13T23:30:00Z">
              <w:r>
                <w:t>386</w:t>
              </w:r>
            </w:ins>
          </w:p>
        </w:tc>
      </w:tr>
      <w:tr w:rsidR="00296BC8" w:rsidRPr="001B1791" w14:paraId="156C2030" w14:textId="77777777" w:rsidTr="005E1260">
        <w:trPr>
          <w:ins w:id="859" w:author="Ifeanyi Micheal Obinefo" w:date="2026-04-13T12:16:00Z"/>
        </w:trPr>
        <w:tc>
          <w:tcPr>
            <w:tcW w:w="5091" w:type="dxa"/>
          </w:tcPr>
          <w:p w14:paraId="723BDB81" w14:textId="29DAE88A" w:rsidR="00296BC8" w:rsidRPr="00A971BD" w:rsidRDefault="00296BC8" w:rsidP="00296BC8">
            <w:pPr>
              <w:rPr>
                <w:ins w:id="860" w:author="Ifeanyi Micheal Obinefo" w:date="2026-04-13T12:16:00Z" w16du:dateUtc="2026-04-13T16:16:00Z"/>
                <w:rFonts w:cs="Times New Roman"/>
              </w:rPr>
            </w:pPr>
            <w:ins w:id="861" w:author="Ifeanyi Micheal Obinefo" w:date="2026-04-13T19:23:00Z" w16du:dateUtc="2026-04-13T23:23:00Z">
              <w:r>
                <w:t>Agricultural Shock (=1)</w:t>
              </w:r>
            </w:ins>
          </w:p>
        </w:tc>
        <w:tc>
          <w:tcPr>
            <w:tcW w:w="1744" w:type="dxa"/>
          </w:tcPr>
          <w:p w14:paraId="7D60C8F0" w14:textId="35145A83" w:rsidR="00296BC8" w:rsidRPr="00A971BD" w:rsidRDefault="00296BC8" w:rsidP="00296BC8">
            <w:pPr>
              <w:rPr>
                <w:ins w:id="862" w:author="Ifeanyi Micheal Obinefo" w:date="2026-04-13T12:16:00Z" w16du:dateUtc="2026-04-13T16:16:00Z"/>
                <w:rFonts w:cs="Times New Roman"/>
              </w:rPr>
            </w:pPr>
            <w:ins w:id="863" w:author="Ifeanyi Micheal Obinefo" w:date="2026-04-13T19:25:00Z" w16du:dateUtc="2026-04-13T23:25:00Z">
              <w:r>
                <w:t>0.307</w:t>
              </w:r>
            </w:ins>
          </w:p>
        </w:tc>
        <w:tc>
          <w:tcPr>
            <w:tcW w:w="1748" w:type="dxa"/>
          </w:tcPr>
          <w:p w14:paraId="0509A0BE" w14:textId="6A38F49C" w:rsidR="00296BC8" w:rsidRPr="00A971BD" w:rsidRDefault="00296BC8" w:rsidP="00296BC8">
            <w:pPr>
              <w:rPr>
                <w:ins w:id="864" w:author="Ifeanyi Micheal Obinefo" w:date="2026-04-13T12:16:00Z" w16du:dateUtc="2026-04-13T16:16:00Z"/>
                <w:rFonts w:cs="Times New Roman"/>
              </w:rPr>
            </w:pPr>
            <w:ins w:id="865" w:author="Ifeanyi Micheal Obinefo" w:date="2026-04-13T19:27:00Z" w16du:dateUtc="2026-04-13T23:27:00Z">
              <w:r>
                <w:t>0.422</w:t>
              </w:r>
            </w:ins>
          </w:p>
        </w:tc>
        <w:tc>
          <w:tcPr>
            <w:tcW w:w="1314" w:type="dxa"/>
          </w:tcPr>
          <w:p w14:paraId="5D684EBF" w14:textId="78FF5853" w:rsidR="00296BC8" w:rsidRPr="00A971BD" w:rsidRDefault="00296BC8" w:rsidP="00296BC8">
            <w:pPr>
              <w:rPr>
                <w:ins w:id="866" w:author="Ifeanyi Micheal Obinefo" w:date="2026-04-13T12:16:00Z" w16du:dateUtc="2026-04-13T16:16:00Z"/>
                <w:rFonts w:cs="Times New Roman"/>
              </w:rPr>
            </w:pPr>
            <w:ins w:id="867" w:author="Ifeanyi Micheal Obinefo" w:date="2026-04-13T19:28:00Z" w16du:dateUtc="2026-04-13T23:28:00Z">
              <w:r>
                <w:t>0.342</w:t>
              </w:r>
            </w:ins>
          </w:p>
        </w:tc>
        <w:tc>
          <w:tcPr>
            <w:tcW w:w="1672" w:type="dxa"/>
          </w:tcPr>
          <w:p w14:paraId="05A1D84C" w14:textId="1CDC9103" w:rsidR="00296BC8" w:rsidRPr="00A971BD" w:rsidRDefault="00296BC8" w:rsidP="00296BC8">
            <w:pPr>
              <w:rPr>
                <w:ins w:id="868" w:author="Ifeanyi Micheal Obinefo" w:date="2026-04-13T12:16:00Z" w16du:dateUtc="2026-04-13T16:16:00Z"/>
                <w:rFonts w:cs="Times New Roman"/>
              </w:rPr>
            </w:pPr>
            <w:ins w:id="869" w:author="Ifeanyi Micheal Obinefo" w:date="2026-04-13T19:29:00Z" w16du:dateUtc="2026-04-13T23:29:00Z">
              <w:r>
                <w:t>0.521</w:t>
              </w:r>
            </w:ins>
          </w:p>
        </w:tc>
        <w:tc>
          <w:tcPr>
            <w:tcW w:w="1391" w:type="dxa"/>
          </w:tcPr>
          <w:p w14:paraId="2CF38618" w14:textId="3BB6737B" w:rsidR="00296BC8" w:rsidRPr="00A971BD" w:rsidRDefault="00296BC8" w:rsidP="00296BC8">
            <w:pPr>
              <w:rPr>
                <w:ins w:id="870" w:author="Ifeanyi Micheal Obinefo" w:date="2026-04-13T12:16:00Z" w16du:dateUtc="2026-04-13T16:16:00Z"/>
                <w:rFonts w:cs="Times New Roman"/>
              </w:rPr>
            </w:pPr>
            <w:ins w:id="871" w:author="Ifeanyi Micheal Obinefo" w:date="2026-04-13T19:30:00Z" w16du:dateUtc="2026-04-13T23:30:00Z">
              <w:r>
                <w:t>0.772</w:t>
              </w:r>
            </w:ins>
          </w:p>
        </w:tc>
      </w:tr>
      <w:tr w:rsidR="00E61168" w:rsidRPr="001B1791" w14:paraId="310C9986" w14:textId="77777777" w:rsidTr="005E1260">
        <w:trPr>
          <w:ins w:id="872" w:author="Ifeanyi Micheal Obinefo" w:date="2026-04-13T12:16:00Z"/>
        </w:trPr>
        <w:tc>
          <w:tcPr>
            <w:tcW w:w="5091" w:type="dxa"/>
          </w:tcPr>
          <w:p w14:paraId="701B8044" w14:textId="7DCF8BF6" w:rsidR="00E61168" w:rsidRPr="00A971BD" w:rsidRDefault="00E61168" w:rsidP="00E61168">
            <w:pPr>
              <w:rPr>
                <w:ins w:id="873" w:author="Ifeanyi Micheal Obinefo" w:date="2026-04-13T12:16:00Z" w16du:dateUtc="2026-04-13T16:16:00Z"/>
                <w:rFonts w:cs="Times New Roman"/>
              </w:rPr>
            </w:pPr>
            <w:ins w:id="874" w:author="Ifeanyi Micheal Obinefo" w:date="2026-04-13T19:23:00Z" w16du:dateUtc="2026-04-13T23:23:00Z">
              <w:r>
                <w:t>Non Agricultural Shock (=1)</w:t>
              </w:r>
            </w:ins>
          </w:p>
        </w:tc>
        <w:tc>
          <w:tcPr>
            <w:tcW w:w="1744" w:type="dxa"/>
          </w:tcPr>
          <w:p w14:paraId="6A149EB2" w14:textId="77777777" w:rsidR="00E61168" w:rsidRPr="00A971BD" w:rsidRDefault="00E61168" w:rsidP="00E61168">
            <w:pPr>
              <w:rPr>
                <w:ins w:id="875" w:author="Ifeanyi Micheal Obinefo" w:date="2026-04-13T12:16:00Z" w16du:dateUtc="2026-04-13T16:16:00Z"/>
                <w:rFonts w:cs="Times New Roman"/>
              </w:rPr>
            </w:pPr>
          </w:p>
        </w:tc>
        <w:tc>
          <w:tcPr>
            <w:tcW w:w="1748" w:type="dxa"/>
          </w:tcPr>
          <w:p w14:paraId="34190561" w14:textId="77777777" w:rsidR="00E61168" w:rsidRPr="00A971BD" w:rsidRDefault="00E61168" w:rsidP="00E61168">
            <w:pPr>
              <w:rPr>
                <w:ins w:id="876" w:author="Ifeanyi Micheal Obinefo" w:date="2026-04-13T12:16:00Z" w16du:dateUtc="2026-04-13T16:16:00Z"/>
                <w:rFonts w:cs="Times New Roman"/>
              </w:rPr>
            </w:pPr>
          </w:p>
        </w:tc>
        <w:tc>
          <w:tcPr>
            <w:tcW w:w="1314" w:type="dxa"/>
          </w:tcPr>
          <w:p w14:paraId="3EF03799" w14:textId="77777777" w:rsidR="00E61168" w:rsidRPr="00A971BD" w:rsidRDefault="00E61168" w:rsidP="00E61168">
            <w:pPr>
              <w:rPr>
                <w:ins w:id="877" w:author="Ifeanyi Micheal Obinefo" w:date="2026-04-13T12:16:00Z" w16du:dateUtc="2026-04-13T16:16:00Z"/>
                <w:rFonts w:cs="Times New Roman"/>
              </w:rPr>
            </w:pPr>
          </w:p>
        </w:tc>
        <w:tc>
          <w:tcPr>
            <w:tcW w:w="1672" w:type="dxa"/>
          </w:tcPr>
          <w:p w14:paraId="2091CEDD" w14:textId="77777777" w:rsidR="00E61168" w:rsidRPr="00A971BD" w:rsidRDefault="00E61168" w:rsidP="00E61168">
            <w:pPr>
              <w:rPr>
                <w:ins w:id="878" w:author="Ifeanyi Micheal Obinefo" w:date="2026-04-13T12:16:00Z" w16du:dateUtc="2026-04-13T16:16:00Z"/>
                <w:rFonts w:cs="Times New Roman"/>
              </w:rPr>
            </w:pPr>
          </w:p>
        </w:tc>
        <w:tc>
          <w:tcPr>
            <w:tcW w:w="1391" w:type="dxa"/>
          </w:tcPr>
          <w:p w14:paraId="14B9A571" w14:textId="77777777" w:rsidR="00E61168" w:rsidRPr="00A971BD" w:rsidRDefault="00E61168" w:rsidP="00E61168">
            <w:pPr>
              <w:rPr>
                <w:ins w:id="879" w:author="Ifeanyi Micheal Obinefo" w:date="2026-04-13T12:16:00Z" w16du:dateUtc="2026-04-13T16:16:00Z"/>
                <w:rFonts w:cs="Times New Roman"/>
              </w:rPr>
            </w:pPr>
          </w:p>
        </w:tc>
      </w:tr>
      <w:tr w:rsidR="00D33CC7" w:rsidRPr="001B1791" w14:paraId="18E4FA55" w14:textId="77777777" w:rsidTr="005E1260">
        <w:trPr>
          <w:ins w:id="880" w:author="Ifeanyi Micheal Obinefo" w:date="2026-04-13T12:16:00Z"/>
        </w:trPr>
        <w:tc>
          <w:tcPr>
            <w:tcW w:w="5091" w:type="dxa"/>
          </w:tcPr>
          <w:p w14:paraId="4B6A695E" w14:textId="16F4FD91" w:rsidR="00D33CC7" w:rsidRPr="00A971BD" w:rsidRDefault="00D33CC7" w:rsidP="00D33CC7">
            <w:pPr>
              <w:rPr>
                <w:ins w:id="881" w:author="Ifeanyi Micheal Obinefo" w:date="2026-04-13T12:16:00Z" w16du:dateUtc="2026-04-13T16:16:00Z"/>
                <w:rFonts w:cs="Times New Roman"/>
              </w:rPr>
            </w:pPr>
            <w:ins w:id="882" w:author="Ifeanyi Micheal Obinefo" w:date="2026-04-13T19:23:00Z" w16du:dateUtc="2026-04-13T23:23:00Z">
              <w:r w:rsidRPr="00A971BD">
                <w:rPr>
                  <w:rFonts w:cs="Times New Roman"/>
                </w:rPr>
                <w:t>Distance to the nearest main market (km)</w:t>
              </w:r>
            </w:ins>
          </w:p>
        </w:tc>
        <w:tc>
          <w:tcPr>
            <w:tcW w:w="1744" w:type="dxa"/>
          </w:tcPr>
          <w:p w14:paraId="4C59241F" w14:textId="6653D0A4" w:rsidR="00D33CC7" w:rsidRPr="00A971BD" w:rsidRDefault="00D33CC7" w:rsidP="00D33CC7">
            <w:pPr>
              <w:rPr>
                <w:ins w:id="883" w:author="Ifeanyi Micheal Obinefo" w:date="2026-04-13T12:16:00Z" w16du:dateUtc="2026-04-13T16:16:00Z"/>
                <w:rFonts w:cs="Times New Roman"/>
              </w:rPr>
            </w:pPr>
            <w:ins w:id="884" w:author="Ifeanyi Micheal Obinefo" w:date="2026-04-13T19:26:00Z" w16du:dateUtc="2026-04-13T23:26:00Z">
              <w:r>
                <w:t>6.031</w:t>
              </w:r>
            </w:ins>
          </w:p>
        </w:tc>
        <w:tc>
          <w:tcPr>
            <w:tcW w:w="1748" w:type="dxa"/>
          </w:tcPr>
          <w:p w14:paraId="12CBA576" w14:textId="1B74B764" w:rsidR="00D33CC7" w:rsidRPr="00A971BD" w:rsidRDefault="00D33CC7" w:rsidP="00D33CC7">
            <w:pPr>
              <w:rPr>
                <w:ins w:id="885" w:author="Ifeanyi Micheal Obinefo" w:date="2026-04-13T12:16:00Z" w16du:dateUtc="2026-04-13T16:16:00Z"/>
                <w:rFonts w:cs="Times New Roman"/>
              </w:rPr>
            </w:pPr>
            <w:ins w:id="886" w:author="Ifeanyi Micheal Obinefo" w:date="2026-04-13T19:27:00Z" w16du:dateUtc="2026-04-13T23:27:00Z">
              <w:r>
                <w:t>5.582</w:t>
              </w:r>
            </w:ins>
          </w:p>
        </w:tc>
        <w:tc>
          <w:tcPr>
            <w:tcW w:w="1314" w:type="dxa"/>
          </w:tcPr>
          <w:p w14:paraId="29975E6F" w14:textId="481C8B0B" w:rsidR="00D33CC7" w:rsidRPr="00A971BD" w:rsidRDefault="00D33CC7" w:rsidP="00D33CC7">
            <w:pPr>
              <w:rPr>
                <w:ins w:id="887" w:author="Ifeanyi Micheal Obinefo" w:date="2026-04-13T12:16:00Z" w16du:dateUtc="2026-04-13T16:16:00Z"/>
                <w:rFonts w:cs="Times New Roman"/>
              </w:rPr>
            </w:pPr>
            <w:ins w:id="888" w:author="Ifeanyi Micheal Obinefo" w:date="2026-04-13T19:28:00Z" w16du:dateUtc="2026-04-13T23:28:00Z">
              <w:r>
                <w:t>7.264</w:t>
              </w:r>
            </w:ins>
          </w:p>
        </w:tc>
        <w:tc>
          <w:tcPr>
            <w:tcW w:w="1672" w:type="dxa"/>
          </w:tcPr>
          <w:p w14:paraId="2F0E9580" w14:textId="1AF26422" w:rsidR="00D33CC7" w:rsidRPr="00A971BD" w:rsidRDefault="00D33CC7" w:rsidP="00D33CC7">
            <w:pPr>
              <w:rPr>
                <w:ins w:id="889" w:author="Ifeanyi Micheal Obinefo" w:date="2026-04-13T12:16:00Z" w16du:dateUtc="2026-04-13T16:16:00Z"/>
                <w:rFonts w:cs="Times New Roman"/>
              </w:rPr>
            </w:pPr>
            <w:ins w:id="890" w:author="Ifeanyi Micheal Obinefo" w:date="2026-04-13T19:29:00Z" w16du:dateUtc="2026-04-13T23:29:00Z">
              <w:r>
                <w:t>6.862</w:t>
              </w:r>
            </w:ins>
          </w:p>
        </w:tc>
        <w:tc>
          <w:tcPr>
            <w:tcW w:w="1391" w:type="dxa"/>
          </w:tcPr>
          <w:p w14:paraId="5D8A2CC9" w14:textId="448DE205" w:rsidR="00D33CC7" w:rsidRPr="00A971BD" w:rsidRDefault="00D33CC7" w:rsidP="00D33CC7">
            <w:pPr>
              <w:rPr>
                <w:ins w:id="891" w:author="Ifeanyi Micheal Obinefo" w:date="2026-04-13T12:16:00Z" w16du:dateUtc="2026-04-13T16:16:00Z"/>
                <w:rFonts w:cs="Times New Roman"/>
                <w:highlight w:val="yellow"/>
              </w:rPr>
            </w:pPr>
            <w:ins w:id="892" w:author="Ifeanyi Micheal Obinefo" w:date="2026-04-13T19:30:00Z" w16du:dateUtc="2026-04-13T23:30:00Z">
              <w:r>
                <w:t>3.792</w:t>
              </w:r>
            </w:ins>
          </w:p>
        </w:tc>
      </w:tr>
      <w:tr w:rsidR="00D33CC7" w:rsidRPr="001B1791" w14:paraId="1DC076FE" w14:textId="77777777" w:rsidTr="005E1260">
        <w:trPr>
          <w:ins w:id="893" w:author="Ifeanyi Micheal Obinefo" w:date="2026-04-13T12:16:00Z"/>
        </w:trPr>
        <w:tc>
          <w:tcPr>
            <w:tcW w:w="5091" w:type="dxa"/>
          </w:tcPr>
          <w:p w14:paraId="23644428" w14:textId="3F47F416" w:rsidR="00D33CC7" w:rsidRPr="00A971BD" w:rsidRDefault="00D33CC7" w:rsidP="00D33CC7">
            <w:pPr>
              <w:rPr>
                <w:ins w:id="894" w:author="Ifeanyi Micheal Obinefo" w:date="2026-04-13T12:16:00Z" w16du:dateUtc="2026-04-13T16:16:00Z"/>
                <w:rFonts w:cs="Times New Roman"/>
              </w:rPr>
            </w:pPr>
            <w:ins w:id="895" w:author="Ifeanyi Micheal Obinefo" w:date="2026-04-13T19:23:00Z" w16du:dateUtc="2026-04-13T23:23:00Z">
              <w:r>
                <w:t xml:space="preserve">Real </w:t>
              </w:r>
              <w:r w:rsidRPr="00A971BD">
                <w:rPr>
                  <w:rFonts w:cs="Times New Roman"/>
                </w:rPr>
                <w:t>Maize price (</w:t>
              </w:r>
              <w:r>
                <w:rPr>
                  <w:rFonts w:cs="Times New Roman"/>
                </w:rPr>
                <w:t>NGN/kg</w:t>
              </w:r>
              <w:r w:rsidRPr="00A971BD">
                <w:rPr>
                  <w:rFonts w:cs="Times New Roman"/>
                </w:rPr>
                <w:t>)</w:t>
              </w:r>
            </w:ins>
          </w:p>
        </w:tc>
        <w:tc>
          <w:tcPr>
            <w:tcW w:w="1744" w:type="dxa"/>
          </w:tcPr>
          <w:p w14:paraId="58976BA0" w14:textId="1CE0EEAB" w:rsidR="00D33CC7" w:rsidRPr="00A971BD" w:rsidRDefault="00D33CC7" w:rsidP="00D33CC7">
            <w:pPr>
              <w:rPr>
                <w:ins w:id="896" w:author="Ifeanyi Micheal Obinefo" w:date="2026-04-13T12:16:00Z" w16du:dateUtc="2026-04-13T16:16:00Z"/>
                <w:rFonts w:cs="Times New Roman"/>
              </w:rPr>
            </w:pPr>
            <w:ins w:id="897" w:author="Ifeanyi Micheal Obinefo" w:date="2026-04-13T19:26:00Z" w16du:dateUtc="2026-04-13T23:26:00Z">
              <w:r>
                <w:t>384</w:t>
              </w:r>
            </w:ins>
          </w:p>
        </w:tc>
        <w:tc>
          <w:tcPr>
            <w:tcW w:w="1748" w:type="dxa"/>
          </w:tcPr>
          <w:p w14:paraId="4408C2B3" w14:textId="394B5FFA" w:rsidR="00D33CC7" w:rsidRPr="00A971BD" w:rsidRDefault="00D33CC7" w:rsidP="00D33CC7">
            <w:pPr>
              <w:rPr>
                <w:ins w:id="898" w:author="Ifeanyi Micheal Obinefo" w:date="2026-04-13T12:16:00Z" w16du:dateUtc="2026-04-13T16:16:00Z"/>
                <w:rFonts w:cs="Times New Roman"/>
              </w:rPr>
            </w:pPr>
            <w:ins w:id="899" w:author="Ifeanyi Micheal Obinefo" w:date="2026-04-13T19:27:00Z" w16du:dateUtc="2026-04-13T23:27:00Z">
              <w:r>
                <w:t>591</w:t>
              </w:r>
            </w:ins>
          </w:p>
        </w:tc>
        <w:tc>
          <w:tcPr>
            <w:tcW w:w="1314" w:type="dxa"/>
          </w:tcPr>
          <w:p w14:paraId="1F22243F" w14:textId="060098EB" w:rsidR="00D33CC7" w:rsidRPr="00A971BD" w:rsidRDefault="00D33CC7" w:rsidP="00D33CC7">
            <w:pPr>
              <w:rPr>
                <w:ins w:id="900" w:author="Ifeanyi Micheal Obinefo" w:date="2026-04-13T12:16:00Z" w16du:dateUtc="2026-04-13T16:16:00Z"/>
                <w:rFonts w:cs="Times New Roman"/>
              </w:rPr>
            </w:pPr>
            <w:ins w:id="901" w:author="Ifeanyi Micheal Obinefo" w:date="2026-04-13T19:28:00Z" w16du:dateUtc="2026-04-13T23:28:00Z">
              <w:r>
                <w:t>291</w:t>
              </w:r>
            </w:ins>
          </w:p>
        </w:tc>
        <w:tc>
          <w:tcPr>
            <w:tcW w:w="1672" w:type="dxa"/>
          </w:tcPr>
          <w:p w14:paraId="7BD548D8" w14:textId="4F444DD3" w:rsidR="00D33CC7" w:rsidRPr="00A971BD" w:rsidRDefault="00D33CC7" w:rsidP="00D33CC7">
            <w:pPr>
              <w:rPr>
                <w:ins w:id="902" w:author="Ifeanyi Micheal Obinefo" w:date="2026-04-13T12:16:00Z" w16du:dateUtc="2026-04-13T16:16:00Z"/>
                <w:rFonts w:cs="Times New Roman"/>
              </w:rPr>
            </w:pPr>
            <w:ins w:id="903" w:author="Ifeanyi Micheal Obinefo" w:date="2026-04-13T19:29:00Z" w16du:dateUtc="2026-04-13T23:29:00Z">
              <w:r>
                <w:t>420</w:t>
              </w:r>
            </w:ins>
          </w:p>
        </w:tc>
        <w:tc>
          <w:tcPr>
            <w:tcW w:w="1391" w:type="dxa"/>
          </w:tcPr>
          <w:p w14:paraId="40587D01" w14:textId="444257B3" w:rsidR="00D33CC7" w:rsidRPr="00A971BD" w:rsidRDefault="00D33CC7" w:rsidP="00D33CC7">
            <w:pPr>
              <w:rPr>
                <w:ins w:id="904" w:author="Ifeanyi Micheal Obinefo" w:date="2026-04-13T12:16:00Z" w16du:dateUtc="2026-04-13T16:16:00Z"/>
                <w:rFonts w:cs="Times New Roman"/>
              </w:rPr>
            </w:pPr>
            <w:ins w:id="905" w:author="Ifeanyi Micheal Obinefo" w:date="2026-04-13T19:30:00Z" w16du:dateUtc="2026-04-13T23:30:00Z">
              <w:r>
                <w:t>277</w:t>
              </w:r>
            </w:ins>
          </w:p>
        </w:tc>
      </w:tr>
      <w:tr w:rsidR="0068671E" w:rsidRPr="001B1791" w14:paraId="1314FBE5" w14:textId="77777777" w:rsidTr="005E1260">
        <w:trPr>
          <w:ins w:id="906" w:author="Ifeanyi Micheal Obinefo" w:date="2026-04-13T12:16:00Z"/>
        </w:trPr>
        <w:tc>
          <w:tcPr>
            <w:tcW w:w="5091" w:type="dxa"/>
          </w:tcPr>
          <w:p w14:paraId="7BA1A9C3" w14:textId="2D3C83CE" w:rsidR="0068671E" w:rsidRPr="00A971BD" w:rsidRDefault="0068671E" w:rsidP="0068671E">
            <w:pPr>
              <w:rPr>
                <w:ins w:id="907" w:author="Ifeanyi Micheal Obinefo" w:date="2026-04-13T12:16:00Z" w16du:dateUtc="2026-04-13T16:16:00Z"/>
                <w:rFonts w:cs="Times New Roman"/>
              </w:rPr>
            </w:pPr>
            <w:ins w:id="908" w:author="Ifeanyi Micheal Obinefo" w:date="2026-04-13T19:23:00Z" w16du:dateUtc="2026-04-13T23:23:00Z">
              <w:r w:rsidRPr="00A971BD">
                <w:rPr>
                  <w:rFonts w:cs="Times New Roman"/>
                </w:rPr>
                <w:t>Soil (=1 if good)</w:t>
              </w:r>
            </w:ins>
          </w:p>
        </w:tc>
        <w:tc>
          <w:tcPr>
            <w:tcW w:w="1744" w:type="dxa"/>
          </w:tcPr>
          <w:p w14:paraId="03FAA697" w14:textId="10D63FD6" w:rsidR="0068671E" w:rsidRPr="00A971BD" w:rsidRDefault="0068671E" w:rsidP="0068671E">
            <w:pPr>
              <w:rPr>
                <w:ins w:id="909" w:author="Ifeanyi Micheal Obinefo" w:date="2026-04-13T12:16:00Z" w16du:dateUtc="2026-04-13T16:16:00Z"/>
                <w:rFonts w:cs="Times New Roman"/>
              </w:rPr>
            </w:pPr>
            <w:ins w:id="910" w:author="Ifeanyi Micheal Obinefo" w:date="2026-04-13T19:31:00Z" w16du:dateUtc="2026-04-13T23:31:00Z">
              <w:r>
                <w:t>0.</w:t>
              </w:r>
            </w:ins>
            <w:ins w:id="911" w:author="Ifeanyi Micheal Obinefo" w:date="2026-04-13T19:32:00Z" w16du:dateUtc="2026-04-13T23:32:00Z">
              <w:r w:rsidR="00520ED4">
                <w:t>3</w:t>
              </w:r>
            </w:ins>
          </w:p>
        </w:tc>
        <w:tc>
          <w:tcPr>
            <w:tcW w:w="1748" w:type="dxa"/>
          </w:tcPr>
          <w:p w14:paraId="41D58F00" w14:textId="51E124CF" w:rsidR="0068671E" w:rsidRPr="00A971BD" w:rsidRDefault="0068671E" w:rsidP="0068671E">
            <w:pPr>
              <w:rPr>
                <w:ins w:id="912" w:author="Ifeanyi Micheal Obinefo" w:date="2026-04-13T12:16:00Z" w16du:dateUtc="2026-04-13T16:16:00Z"/>
                <w:rFonts w:cs="Times New Roman"/>
              </w:rPr>
            </w:pPr>
            <w:ins w:id="913" w:author="Ifeanyi Micheal Obinefo" w:date="2026-04-13T19:27:00Z" w16du:dateUtc="2026-04-13T23:27:00Z">
              <w:r>
                <w:t>0.</w:t>
              </w:r>
            </w:ins>
            <w:ins w:id="914" w:author="Ifeanyi Micheal Obinefo" w:date="2026-04-13T19:32:00Z" w16du:dateUtc="2026-04-13T23:32:00Z">
              <w:r w:rsidR="00520ED4">
                <w:t>4</w:t>
              </w:r>
            </w:ins>
          </w:p>
        </w:tc>
        <w:tc>
          <w:tcPr>
            <w:tcW w:w="1314" w:type="dxa"/>
          </w:tcPr>
          <w:p w14:paraId="38DBC9EB" w14:textId="01E31BA5" w:rsidR="0068671E" w:rsidRPr="00A971BD" w:rsidRDefault="0068671E" w:rsidP="0068671E">
            <w:pPr>
              <w:rPr>
                <w:ins w:id="915" w:author="Ifeanyi Micheal Obinefo" w:date="2026-04-13T12:16:00Z" w16du:dateUtc="2026-04-13T16:16:00Z"/>
                <w:rFonts w:cs="Times New Roman"/>
              </w:rPr>
            </w:pPr>
            <w:ins w:id="916" w:author="Ifeanyi Micheal Obinefo" w:date="2026-04-13T19:28:00Z" w16du:dateUtc="2026-04-13T23:28:00Z">
              <w:r>
                <w:t>0.</w:t>
              </w:r>
            </w:ins>
            <w:ins w:id="917" w:author="Ifeanyi Micheal Obinefo" w:date="2026-04-13T19:32:00Z" w16du:dateUtc="2026-04-13T23:32:00Z">
              <w:r w:rsidR="00520ED4">
                <w:t>4</w:t>
              </w:r>
            </w:ins>
          </w:p>
        </w:tc>
        <w:tc>
          <w:tcPr>
            <w:tcW w:w="1672" w:type="dxa"/>
          </w:tcPr>
          <w:p w14:paraId="62DE0AD2" w14:textId="6F60BC20" w:rsidR="0068671E" w:rsidRPr="00A971BD" w:rsidRDefault="0068671E" w:rsidP="0068671E">
            <w:pPr>
              <w:rPr>
                <w:ins w:id="918" w:author="Ifeanyi Micheal Obinefo" w:date="2026-04-13T12:16:00Z" w16du:dateUtc="2026-04-13T16:16:00Z"/>
                <w:rFonts w:cs="Times New Roman"/>
              </w:rPr>
            </w:pPr>
            <w:ins w:id="919" w:author="Ifeanyi Micheal Obinefo" w:date="2026-04-13T19:31:00Z" w16du:dateUtc="2026-04-13T23:31:00Z">
              <w:r>
                <w:t>0.</w:t>
              </w:r>
            </w:ins>
            <w:ins w:id="920" w:author="Ifeanyi Micheal Obinefo" w:date="2026-04-13T19:32:00Z" w16du:dateUtc="2026-04-13T23:32:00Z">
              <w:r w:rsidR="00520ED4">
                <w:t>4</w:t>
              </w:r>
            </w:ins>
          </w:p>
        </w:tc>
        <w:tc>
          <w:tcPr>
            <w:tcW w:w="1391" w:type="dxa"/>
          </w:tcPr>
          <w:p w14:paraId="7B51FAF1" w14:textId="650EA688" w:rsidR="0068671E" w:rsidRPr="00A971BD" w:rsidRDefault="0068671E" w:rsidP="0068671E">
            <w:pPr>
              <w:rPr>
                <w:ins w:id="921" w:author="Ifeanyi Micheal Obinefo" w:date="2026-04-13T12:16:00Z" w16du:dateUtc="2026-04-13T16:16:00Z"/>
                <w:rFonts w:cs="Times New Roman"/>
              </w:rPr>
            </w:pPr>
            <w:ins w:id="922" w:author="Ifeanyi Micheal Obinefo" w:date="2026-04-13T19:31:00Z" w16du:dateUtc="2026-04-13T23:31:00Z">
              <w:r>
                <w:t>0.</w:t>
              </w:r>
            </w:ins>
            <w:ins w:id="923" w:author="Ifeanyi Micheal Obinefo" w:date="2026-04-13T19:32:00Z" w16du:dateUtc="2026-04-13T23:32:00Z">
              <w:r w:rsidR="00520ED4">
                <w:t>3</w:t>
              </w:r>
            </w:ins>
          </w:p>
        </w:tc>
      </w:tr>
      <w:tr w:rsidR="0068671E" w:rsidRPr="001B1791" w14:paraId="252494F0" w14:textId="77777777" w:rsidTr="005E1260">
        <w:trPr>
          <w:ins w:id="924" w:author="Ifeanyi Micheal Obinefo" w:date="2026-04-13T12:16:00Z"/>
        </w:trPr>
        <w:tc>
          <w:tcPr>
            <w:tcW w:w="5091" w:type="dxa"/>
          </w:tcPr>
          <w:p w14:paraId="27103BE9" w14:textId="65B7CFD6" w:rsidR="0068671E" w:rsidRPr="00A971BD" w:rsidRDefault="0068671E" w:rsidP="0068671E">
            <w:pPr>
              <w:rPr>
                <w:ins w:id="925" w:author="Ifeanyi Micheal Obinefo" w:date="2026-04-13T12:16:00Z" w16du:dateUtc="2026-04-13T16:16:00Z"/>
                <w:rFonts w:cs="Times New Roman"/>
              </w:rPr>
            </w:pPr>
            <w:ins w:id="926" w:author="Ifeanyi Micheal Obinefo" w:date="2026-04-13T19:23:00Z" w16du:dateUtc="2026-04-13T23:23:00Z">
              <w:r w:rsidRPr="00A971BD">
                <w:rPr>
                  <w:rFonts w:cs="Times New Roman"/>
                </w:rPr>
                <w:t>Soil (=1 if fair)</w:t>
              </w:r>
            </w:ins>
          </w:p>
        </w:tc>
        <w:tc>
          <w:tcPr>
            <w:tcW w:w="1744" w:type="dxa"/>
          </w:tcPr>
          <w:p w14:paraId="34D72A91" w14:textId="684FB9C2" w:rsidR="0068671E" w:rsidRPr="00A971BD" w:rsidRDefault="0068671E" w:rsidP="0068671E">
            <w:pPr>
              <w:rPr>
                <w:ins w:id="927" w:author="Ifeanyi Micheal Obinefo" w:date="2026-04-13T12:16:00Z" w16du:dateUtc="2026-04-13T16:16:00Z"/>
                <w:rFonts w:cs="Times New Roman"/>
              </w:rPr>
            </w:pPr>
            <w:ins w:id="928" w:author="Ifeanyi Micheal Obinefo" w:date="2026-04-13T19:31:00Z" w16du:dateUtc="2026-04-13T23:31:00Z">
              <w:r>
                <w:t>0.</w:t>
              </w:r>
            </w:ins>
            <w:ins w:id="929" w:author="Ifeanyi Micheal Obinefo" w:date="2026-04-13T19:32:00Z" w16du:dateUtc="2026-04-13T23:32:00Z">
              <w:r w:rsidR="005123E0">
                <w:t>2</w:t>
              </w:r>
            </w:ins>
          </w:p>
        </w:tc>
        <w:tc>
          <w:tcPr>
            <w:tcW w:w="1748" w:type="dxa"/>
          </w:tcPr>
          <w:p w14:paraId="3D88DD1C" w14:textId="162338E7" w:rsidR="0068671E" w:rsidRPr="00A971BD" w:rsidRDefault="0068671E" w:rsidP="0068671E">
            <w:pPr>
              <w:rPr>
                <w:ins w:id="930" w:author="Ifeanyi Micheal Obinefo" w:date="2026-04-13T12:16:00Z" w16du:dateUtc="2026-04-13T16:16:00Z"/>
                <w:rFonts w:cs="Times New Roman"/>
              </w:rPr>
            </w:pPr>
            <w:ins w:id="931" w:author="Ifeanyi Micheal Obinefo" w:date="2026-04-13T19:27:00Z" w16du:dateUtc="2026-04-13T23:27:00Z">
              <w:r>
                <w:t>0.</w:t>
              </w:r>
            </w:ins>
            <w:ins w:id="932" w:author="Ifeanyi Micheal Obinefo" w:date="2026-04-13T19:32:00Z" w16du:dateUtc="2026-04-13T23:32:00Z">
              <w:r w:rsidR="005123E0">
                <w:t>1</w:t>
              </w:r>
            </w:ins>
          </w:p>
        </w:tc>
        <w:tc>
          <w:tcPr>
            <w:tcW w:w="1314" w:type="dxa"/>
          </w:tcPr>
          <w:p w14:paraId="46974C3F" w14:textId="22071362" w:rsidR="0068671E" w:rsidRPr="00A971BD" w:rsidRDefault="0068671E" w:rsidP="0068671E">
            <w:pPr>
              <w:rPr>
                <w:ins w:id="933" w:author="Ifeanyi Micheal Obinefo" w:date="2026-04-13T12:16:00Z" w16du:dateUtc="2026-04-13T16:16:00Z"/>
                <w:rFonts w:cs="Times New Roman"/>
              </w:rPr>
            </w:pPr>
            <w:ins w:id="934" w:author="Ifeanyi Micheal Obinefo" w:date="2026-04-13T19:28:00Z" w16du:dateUtc="2026-04-13T23:28:00Z">
              <w:r>
                <w:t>0.1</w:t>
              </w:r>
            </w:ins>
          </w:p>
        </w:tc>
        <w:tc>
          <w:tcPr>
            <w:tcW w:w="1672" w:type="dxa"/>
          </w:tcPr>
          <w:p w14:paraId="3554D4E5" w14:textId="1645480A" w:rsidR="0068671E" w:rsidRPr="00A971BD" w:rsidRDefault="0068671E" w:rsidP="0068671E">
            <w:pPr>
              <w:rPr>
                <w:ins w:id="935" w:author="Ifeanyi Micheal Obinefo" w:date="2026-04-13T12:16:00Z" w16du:dateUtc="2026-04-13T16:16:00Z"/>
                <w:rFonts w:cs="Times New Roman"/>
              </w:rPr>
            </w:pPr>
            <w:ins w:id="936" w:author="Ifeanyi Micheal Obinefo" w:date="2026-04-13T19:31:00Z" w16du:dateUtc="2026-04-13T23:31:00Z">
              <w:r>
                <w:t>0.</w:t>
              </w:r>
            </w:ins>
            <w:ins w:id="937" w:author="Ifeanyi Micheal Obinefo" w:date="2026-04-13T19:32:00Z" w16du:dateUtc="2026-04-13T23:32:00Z">
              <w:r w:rsidR="005123E0">
                <w:t>2</w:t>
              </w:r>
            </w:ins>
          </w:p>
        </w:tc>
        <w:tc>
          <w:tcPr>
            <w:tcW w:w="1391" w:type="dxa"/>
          </w:tcPr>
          <w:p w14:paraId="12781E06" w14:textId="094D562F" w:rsidR="0068671E" w:rsidRPr="00A971BD" w:rsidRDefault="0068671E" w:rsidP="0068671E">
            <w:pPr>
              <w:rPr>
                <w:ins w:id="938" w:author="Ifeanyi Micheal Obinefo" w:date="2026-04-13T12:16:00Z" w16du:dateUtc="2026-04-13T16:16:00Z"/>
                <w:rFonts w:cs="Times New Roman"/>
              </w:rPr>
            </w:pPr>
            <w:ins w:id="939" w:author="Ifeanyi Micheal Obinefo" w:date="2026-04-13T19:31:00Z" w16du:dateUtc="2026-04-13T23:31:00Z">
              <w:r>
                <w:t>0.1</w:t>
              </w:r>
            </w:ins>
          </w:p>
        </w:tc>
      </w:tr>
      <w:tr w:rsidR="00D33CC7" w:rsidRPr="001B1791" w14:paraId="2AB7545A" w14:textId="77777777" w:rsidTr="005E1260">
        <w:trPr>
          <w:ins w:id="940" w:author="Ifeanyi Micheal Obinefo" w:date="2026-04-13T12:16:00Z"/>
        </w:trPr>
        <w:tc>
          <w:tcPr>
            <w:tcW w:w="5091" w:type="dxa"/>
          </w:tcPr>
          <w:p w14:paraId="07727CFA" w14:textId="2AE2049E" w:rsidR="00D33CC7" w:rsidRPr="00A971BD" w:rsidRDefault="00D33CC7" w:rsidP="00D33CC7">
            <w:pPr>
              <w:rPr>
                <w:ins w:id="941" w:author="Ifeanyi Micheal Obinefo" w:date="2026-04-13T12:16:00Z" w16du:dateUtc="2026-04-13T16:16:00Z"/>
                <w:rFonts w:cs="Times New Roman"/>
              </w:rPr>
            </w:pPr>
            <w:ins w:id="942" w:author="Ifeanyi Micheal Obinefo" w:date="2026-04-13T19:23:00Z" w16du:dateUtc="2026-04-13T23:23:00Z">
              <w:r w:rsidRPr="00A971BD">
                <w:rPr>
                  <w:rFonts w:cs="Times New Roman"/>
                </w:rPr>
                <w:t>Quantity of fertilizer (kg)</w:t>
              </w:r>
            </w:ins>
          </w:p>
        </w:tc>
        <w:tc>
          <w:tcPr>
            <w:tcW w:w="1744" w:type="dxa"/>
          </w:tcPr>
          <w:p w14:paraId="4E3148BA" w14:textId="7987BADC" w:rsidR="00D33CC7" w:rsidRPr="00A971BD" w:rsidRDefault="0068671E" w:rsidP="00D33CC7">
            <w:pPr>
              <w:rPr>
                <w:ins w:id="943" w:author="Ifeanyi Micheal Obinefo" w:date="2026-04-13T12:16:00Z" w16du:dateUtc="2026-04-13T16:16:00Z"/>
                <w:rFonts w:cs="Times New Roman"/>
              </w:rPr>
            </w:pPr>
            <w:ins w:id="944" w:author="Ifeanyi Micheal Obinefo" w:date="2026-04-13T19:31:00Z" w16du:dateUtc="2026-04-13T23:31:00Z">
              <w:r>
                <w:t>30</w:t>
              </w:r>
            </w:ins>
          </w:p>
        </w:tc>
        <w:tc>
          <w:tcPr>
            <w:tcW w:w="1748" w:type="dxa"/>
          </w:tcPr>
          <w:p w14:paraId="53BFF377" w14:textId="70933EA4" w:rsidR="00D33CC7" w:rsidRPr="00A971BD" w:rsidRDefault="0068671E" w:rsidP="00D33CC7">
            <w:pPr>
              <w:rPr>
                <w:ins w:id="945" w:author="Ifeanyi Micheal Obinefo" w:date="2026-04-13T12:16:00Z" w16du:dateUtc="2026-04-13T16:16:00Z"/>
                <w:rFonts w:cs="Times New Roman"/>
              </w:rPr>
            </w:pPr>
            <w:ins w:id="946" w:author="Ifeanyi Micheal Obinefo" w:date="2026-04-13T19:31:00Z" w16du:dateUtc="2026-04-13T23:31:00Z">
              <w:r>
                <w:t>35</w:t>
              </w:r>
            </w:ins>
          </w:p>
        </w:tc>
        <w:tc>
          <w:tcPr>
            <w:tcW w:w="1314" w:type="dxa"/>
          </w:tcPr>
          <w:p w14:paraId="05EC0BA7" w14:textId="3A2BB4AA" w:rsidR="00D33CC7" w:rsidRPr="00A971BD" w:rsidRDefault="0068671E" w:rsidP="00D33CC7">
            <w:pPr>
              <w:rPr>
                <w:ins w:id="947" w:author="Ifeanyi Micheal Obinefo" w:date="2026-04-13T12:16:00Z" w16du:dateUtc="2026-04-13T16:16:00Z"/>
                <w:rFonts w:cs="Times New Roman"/>
              </w:rPr>
            </w:pPr>
            <w:ins w:id="948" w:author="Ifeanyi Micheal Obinefo" w:date="2026-04-13T19:32:00Z" w16du:dateUtc="2026-04-13T23:32:00Z">
              <w:r>
                <w:rPr>
                  <w:rFonts w:cs="Times New Roman"/>
                </w:rPr>
                <w:t>35</w:t>
              </w:r>
            </w:ins>
          </w:p>
        </w:tc>
        <w:tc>
          <w:tcPr>
            <w:tcW w:w="1672" w:type="dxa"/>
          </w:tcPr>
          <w:p w14:paraId="4B87BCF7" w14:textId="0FE7D53B" w:rsidR="00D33CC7" w:rsidRPr="00A971BD" w:rsidRDefault="00D33CC7" w:rsidP="00D33CC7">
            <w:pPr>
              <w:rPr>
                <w:ins w:id="949" w:author="Ifeanyi Micheal Obinefo" w:date="2026-04-13T12:16:00Z" w16du:dateUtc="2026-04-13T16:16:00Z"/>
                <w:rFonts w:cs="Times New Roman"/>
              </w:rPr>
            </w:pPr>
            <w:ins w:id="950" w:author="Ifeanyi Micheal Obinefo" w:date="2026-04-13T19:29:00Z" w16du:dateUtc="2026-04-13T23:29:00Z">
              <w:r>
                <w:t>71</w:t>
              </w:r>
            </w:ins>
          </w:p>
        </w:tc>
        <w:tc>
          <w:tcPr>
            <w:tcW w:w="1391" w:type="dxa"/>
          </w:tcPr>
          <w:p w14:paraId="31692B85" w14:textId="3A46FA18" w:rsidR="00D33CC7" w:rsidRPr="00A971BD" w:rsidRDefault="00D33CC7" w:rsidP="00D33CC7">
            <w:pPr>
              <w:rPr>
                <w:ins w:id="951" w:author="Ifeanyi Micheal Obinefo" w:date="2026-04-13T12:16:00Z" w16du:dateUtc="2026-04-13T16:16:00Z"/>
                <w:rFonts w:cs="Times New Roman"/>
              </w:rPr>
            </w:pPr>
            <w:ins w:id="952" w:author="Ifeanyi Micheal Obinefo" w:date="2026-04-13T19:30:00Z" w16du:dateUtc="2026-04-13T23:30:00Z">
              <w:r>
                <w:t>39</w:t>
              </w:r>
            </w:ins>
          </w:p>
        </w:tc>
      </w:tr>
      <w:tr w:rsidR="00D33CC7" w:rsidRPr="001B1791" w14:paraId="57726FFD" w14:textId="77777777" w:rsidTr="005E1260">
        <w:trPr>
          <w:ins w:id="953" w:author="Ifeanyi Micheal Obinefo" w:date="2026-04-13T12:16:00Z"/>
        </w:trPr>
        <w:tc>
          <w:tcPr>
            <w:tcW w:w="5091" w:type="dxa"/>
          </w:tcPr>
          <w:p w14:paraId="562BBBAA" w14:textId="649529F2" w:rsidR="00D33CC7" w:rsidRPr="00A971BD" w:rsidRDefault="00D33CC7" w:rsidP="00D33CC7">
            <w:pPr>
              <w:rPr>
                <w:ins w:id="954" w:author="Ifeanyi Micheal Obinefo" w:date="2026-04-13T12:16:00Z" w16du:dateUtc="2026-04-13T16:16:00Z"/>
                <w:rFonts w:cs="Times New Roman"/>
              </w:rPr>
            </w:pPr>
            <w:ins w:id="955" w:author="Ifeanyi Micheal Obinefo" w:date="2026-04-13T19:23:00Z" w16du:dateUtc="2026-04-13T23:23:00Z">
              <w:r w:rsidRPr="00A971BD">
                <w:rPr>
                  <w:rFonts w:cs="Times New Roman"/>
                </w:rPr>
                <w:t>Value of household asset (</w:t>
              </w:r>
              <w:r>
                <w:rPr>
                  <w:rFonts w:cs="Times New Roman"/>
                </w:rPr>
                <w:t>NGN</w:t>
              </w:r>
              <w:r w:rsidRPr="00A971BD">
                <w:rPr>
                  <w:rFonts w:cs="Times New Roman"/>
                </w:rPr>
                <w:t>”000)</w:t>
              </w:r>
            </w:ins>
          </w:p>
        </w:tc>
        <w:tc>
          <w:tcPr>
            <w:tcW w:w="1744" w:type="dxa"/>
          </w:tcPr>
          <w:p w14:paraId="66CB40B9" w14:textId="7CEEB769" w:rsidR="00D33CC7" w:rsidRPr="00A971BD" w:rsidRDefault="00D33CC7" w:rsidP="00D33CC7">
            <w:pPr>
              <w:rPr>
                <w:ins w:id="956" w:author="Ifeanyi Micheal Obinefo" w:date="2026-04-13T12:16:00Z" w16du:dateUtc="2026-04-13T16:16:00Z"/>
                <w:rFonts w:cs="Times New Roman"/>
              </w:rPr>
            </w:pPr>
            <w:ins w:id="957" w:author="Ifeanyi Micheal Obinefo" w:date="2026-04-13T19:26:00Z" w16du:dateUtc="2026-04-13T23:26:00Z">
              <w:r>
                <w:t>266</w:t>
              </w:r>
            </w:ins>
          </w:p>
        </w:tc>
        <w:tc>
          <w:tcPr>
            <w:tcW w:w="1748" w:type="dxa"/>
          </w:tcPr>
          <w:p w14:paraId="1E7EDC7D" w14:textId="6657AEA4" w:rsidR="00D33CC7" w:rsidRPr="00A971BD" w:rsidRDefault="00D33CC7" w:rsidP="00D33CC7">
            <w:pPr>
              <w:rPr>
                <w:ins w:id="958" w:author="Ifeanyi Micheal Obinefo" w:date="2026-04-13T12:16:00Z" w16du:dateUtc="2026-04-13T16:16:00Z"/>
                <w:rFonts w:cs="Times New Roman"/>
              </w:rPr>
            </w:pPr>
            <w:ins w:id="959" w:author="Ifeanyi Micheal Obinefo" w:date="2026-04-13T19:27:00Z" w16du:dateUtc="2026-04-13T23:27:00Z">
              <w:r>
                <w:t>323</w:t>
              </w:r>
            </w:ins>
          </w:p>
        </w:tc>
        <w:tc>
          <w:tcPr>
            <w:tcW w:w="1314" w:type="dxa"/>
          </w:tcPr>
          <w:p w14:paraId="03DD74BD" w14:textId="71450497" w:rsidR="00D33CC7" w:rsidRPr="00A971BD" w:rsidRDefault="00D33CC7" w:rsidP="00D33CC7">
            <w:pPr>
              <w:rPr>
                <w:ins w:id="960" w:author="Ifeanyi Micheal Obinefo" w:date="2026-04-13T12:16:00Z" w16du:dateUtc="2026-04-13T16:16:00Z"/>
                <w:rFonts w:cs="Times New Roman"/>
              </w:rPr>
            </w:pPr>
            <w:ins w:id="961" w:author="Ifeanyi Micheal Obinefo" w:date="2026-04-13T19:28:00Z" w16du:dateUtc="2026-04-13T23:28:00Z">
              <w:r>
                <w:t>348</w:t>
              </w:r>
            </w:ins>
          </w:p>
        </w:tc>
        <w:tc>
          <w:tcPr>
            <w:tcW w:w="1672" w:type="dxa"/>
          </w:tcPr>
          <w:p w14:paraId="61D43B84" w14:textId="55A08BA6" w:rsidR="00D33CC7" w:rsidRPr="00A971BD" w:rsidRDefault="00D33CC7" w:rsidP="00D33CC7">
            <w:pPr>
              <w:rPr>
                <w:ins w:id="962" w:author="Ifeanyi Micheal Obinefo" w:date="2026-04-13T12:16:00Z" w16du:dateUtc="2026-04-13T16:16:00Z"/>
                <w:rFonts w:cs="Times New Roman"/>
              </w:rPr>
            </w:pPr>
            <w:ins w:id="963" w:author="Ifeanyi Micheal Obinefo" w:date="2026-04-13T19:29:00Z" w16du:dateUtc="2026-04-13T23:29:00Z">
              <w:r>
                <w:t>349</w:t>
              </w:r>
            </w:ins>
          </w:p>
        </w:tc>
        <w:tc>
          <w:tcPr>
            <w:tcW w:w="1391" w:type="dxa"/>
          </w:tcPr>
          <w:p w14:paraId="25FC3463" w14:textId="25B7642F" w:rsidR="00D33CC7" w:rsidRPr="00A971BD" w:rsidRDefault="00D33CC7" w:rsidP="00D33CC7">
            <w:pPr>
              <w:rPr>
                <w:ins w:id="964" w:author="Ifeanyi Micheal Obinefo" w:date="2026-04-13T12:16:00Z" w16du:dateUtc="2026-04-13T16:16:00Z"/>
                <w:rFonts w:cs="Times New Roman"/>
              </w:rPr>
            </w:pPr>
            <w:ins w:id="965" w:author="Ifeanyi Micheal Obinefo" w:date="2026-04-13T19:30:00Z" w16du:dateUtc="2026-04-13T23:30:00Z">
              <w:r>
                <w:t>289</w:t>
              </w:r>
            </w:ins>
          </w:p>
        </w:tc>
      </w:tr>
      <w:tr w:rsidR="00D33CC7" w:rsidRPr="001B1791" w14:paraId="264C5E36" w14:textId="77777777" w:rsidTr="005E1260">
        <w:trPr>
          <w:ins w:id="966" w:author="Ifeanyi Micheal Obinefo" w:date="2026-04-13T12:16:00Z"/>
        </w:trPr>
        <w:tc>
          <w:tcPr>
            <w:tcW w:w="5091" w:type="dxa"/>
          </w:tcPr>
          <w:p w14:paraId="5C3F1553" w14:textId="7A65E198" w:rsidR="00D33CC7" w:rsidRPr="00A971BD" w:rsidRDefault="00D33CC7" w:rsidP="00D33CC7">
            <w:pPr>
              <w:rPr>
                <w:ins w:id="967" w:author="Ifeanyi Micheal Obinefo" w:date="2026-04-13T12:16:00Z" w16du:dateUtc="2026-04-13T16:16:00Z"/>
                <w:rFonts w:cs="Times New Roman"/>
              </w:rPr>
            </w:pPr>
            <w:ins w:id="968" w:author="Ifeanyi Micheal Obinefo" w:date="2026-04-13T19:23:00Z" w16du:dateUtc="2026-04-13T23:23:00Z">
              <w:r>
                <w:t>Field Size (Ha)</w:t>
              </w:r>
            </w:ins>
          </w:p>
        </w:tc>
        <w:tc>
          <w:tcPr>
            <w:tcW w:w="1744" w:type="dxa"/>
          </w:tcPr>
          <w:p w14:paraId="7B21F7E0" w14:textId="19B5577F" w:rsidR="00D33CC7" w:rsidRPr="00A971BD" w:rsidRDefault="00D33CC7" w:rsidP="00D33CC7">
            <w:pPr>
              <w:rPr>
                <w:ins w:id="969" w:author="Ifeanyi Micheal Obinefo" w:date="2026-04-13T12:16:00Z" w16du:dateUtc="2026-04-13T16:16:00Z"/>
                <w:rFonts w:cs="Times New Roman"/>
              </w:rPr>
            </w:pPr>
            <w:ins w:id="970" w:author="Ifeanyi Micheal Obinefo" w:date="2026-04-13T19:26:00Z" w16du:dateUtc="2026-04-13T23:26:00Z">
              <w:r>
                <w:t>3.8</w:t>
              </w:r>
            </w:ins>
          </w:p>
        </w:tc>
        <w:tc>
          <w:tcPr>
            <w:tcW w:w="1748" w:type="dxa"/>
          </w:tcPr>
          <w:p w14:paraId="612F4DB3" w14:textId="12D30537" w:rsidR="00D33CC7" w:rsidRPr="00A971BD" w:rsidRDefault="00D33CC7" w:rsidP="00D33CC7">
            <w:pPr>
              <w:rPr>
                <w:ins w:id="971" w:author="Ifeanyi Micheal Obinefo" w:date="2026-04-13T12:16:00Z" w16du:dateUtc="2026-04-13T16:16:00Z"/>
                <w:rFonts w:cs="Times New Roman"/>
              </w:rPr>
            </w:pPr>
            <w:ins w:id="972" w:author="Ifeanyi Micheal Obinefo" w:date="2026-04-13T19:27:00Z" w16du:dateUtc="2026-04-13T23:27:00Z">
              <w:r>
                <w:t>2.5</w:t>
              </w:r>
            </w:ins>
          </w:p>
        </w:tc>
        <w:tc>
          <w:tcPr>
            <w:tcW w:w="1314" w:type="dxa"/>
          </w:tcPr>
          <w:p w14:paraId="6EC4B9A5" w14:textId="2053E9FD" w:rsidR="00D33CC7" w:rsidRPr="00A971BD" w:rsidRDefault="00D33CC7" w:rsidP="00D33CC7">
            <w:pPr>
              <w:rPr>
                <w:ins w:id="973" w:author="Ifeanyi Micheal Obinefo" w:date="2026-04-13T12:16:00Z" w16du:dateUtc="2026-04-13T16:16:00Z"/>
                <w:rFonts w:cs="Times New Roman"/>
              </w:rPr>
            </w:pPr>
            <w:ins w:id="974" w:author="Ifeanyi Micheal Obinefo" w:date="2026-04-13T19:28:00Z" w16du:dateUtc="2026-04-13T23:28:00Z">
              <w:r>
                <w:t>2</w:t>
              </w:r>
            </w:ins>
          </w:p>
        </w:tc>
        <w:tc>
          <w:tcPr>
            <w:tcW w:w="1672" w:type="dxa"/>
          </w:tcPr>
          <w:p w14:paraId="0C12E52F" w14:textId="1C6E451D" w:rsidR="00D33CC7" w:rsidRPr="00A971BD" w:rsidRDefault="00D33CC7" w:rsidP="00D33CC7">
            <w:pPr>
              <w:rPr>
                <w:ins w:id="975" w:author="Ifeanyi Micheal Obinefo" w:date="2026-04-13T12:16:00Z" w16du:dateUtc="2026-04-13T16:16:00Z"/>
                <w:rFonts w:cs="Times New Roman"/>
              </w:rPr>
            </w:pPr>
            <w:ins w:id="976" w:author="Ifeanyi Micheal Obinefo" w:date="2026-04-13T19:29:00Z" w16du:dateUtc="2026-04-13T23:29:00Z">
              <w:r>
                <w:t>2.8</w:t>
              </w:r>
            </w:ins>
          </w:p>
        </w:tc>
        <w:tc>
          <w:tcPr>
            <w:tcW w:w="1391" w:type="dxa"/>
          </w:tcPr>
          <w:p w14:paraId="4BEEE177" w14:textId="6BD4286F" w:rsidR="00D33CC7" w:rsidRPr="00A971BD" w:rsidRDefault="00D33CC7" w:rsidP="00D33CC7">
            <w:pPr>
              <w:rPr>
                <w:ins w:id="977" w:author="Ifeanyi Micheal Obinefo" w:date="2026-04-13T12:16:00Z" w16du:dateUtc="2026-04-13T16:16:00Z"/>
                <w:rFonts w:cs="Times New Roman"/>
              </w:rPr>
            </w:pPr>
            <w:ins w:id="978" w:author="Ifeanyi Micheal Obinefo" w:date="2026-04-13T19:30:00Z" w16du:dateUtc="2026-04-13T23:30:00Z">
              <w:r>
                <w:t>1.7</w:t>
              </w:r>
            </w:ins>
          </w:p>
        </w:tc>
      </w:tr>
      <w:tr w:rsidR="00D33CC7" w:rsidRPr="001B1791" w14:paraId="403AA21C" w14:textId="77777777" w:rsidTr="005E1260">
        <w:trPr>
          <w:ins w:id="979" w:author="Ifeanyi Micheal Obinefo" w:date="2026-04-13T12:16:00Z"/>
        </w:trPr>
        <w:tc>
          <w:tcPr>
            <w:tcW w:w="5091" w:type="dxa"/>
          </w:tcPr>
          <w:p w14:paraId="5AC6F823" w14:textId="76A15653" w:rsidR="00D33CC7" w:rsidRPr="00A971BD" w:rsidRDefault="00D33CC7" w:rsidP="00D33CC7">
            <w:pPr>
              <w:rPr>
                <w:ins w:id="980" w:author="Ifeanyi Micheal Obinefo" w:date="2026-04-13T12:16:00Z" w16du:dateUtc="2026-04-13T16:16:00Z"/>
                <w:rFonts w:cs="Times New Roman"/>
              </w:rPr>
            </w:pPr>
            <w:ins w:id="981" w:author="Ifeanyi Micheal Obinefo" w:date="2026-04-13T19:23:00Z" w16du:dateUtc="2026-04-13T23:23:00Z">
              <w:r w:rsidRPr="00A971BD">
                <w:rPr>
                  <w:rFonts w:cs="Times New Roman"/>
                </w:rPr>
                <w:t>Household size (numbers)</w:t>
              </w:r>
            </w:ins>
          </w:p>
        </w:tc>
        <w:tc>
          <w:tcPr>
            <w:tcW w:w="1744" w:type="dxa"/>
          </w:tcPr>
          <w:p w14:paraId="1E2A2B3D" w14:textId="74F882CC" w:rsidR="00D33CC7" w:rsidRPr="00A971BD" w:rsidRDefault="00D33CC7" w:rsidP="00D33CC7">
            <w:pPr>
              <w:rPr>
                <w:ins w:id="982" w:author="Ifeanyi Micheal Obinefo" w:date="2026-04-13T12:16:00Z" w16du:dateUtc="2026-04-13T16:16:00Z"/>
                <w:rFonts w:cs="Times New Roman"/>
              </w:rPr>
            </w:pPr>
            <w:ins w:id="983" w:author="Ifeanyi Micheal Obinefo" w:date="2026-04-13T19:26:00Z" w16du:dateUtc="2026-04-13T23:26:00Z">
              <w:r>
                <w:t>6</w:t>
              </w:r>
            </w:ins>
          </w:p>
        </w:tc>
        <w:tc>
          <w:tcPr>
            <w:tcW w:w="1748" w:type="dxa"/>
          </w:tcPr>
          <w:p w14:paraId="52C97270" w14:textId="21FE4433" w:rsidR="00D33CC7" w:rsidRPr="00A971BD" w:rsidRDefault="00D33CC7" w:rsidP="00D33CC7">
            <w:pPr>
              <w:rPr>
                <w:ins w:id="984" w:author="Ifeanyi Micheal Obinefo" w:date="2026-04-13T12:16:00Z" w16du:dateUtc="2026-04-13T16:16:00Z"/>
                <w:rFonts w:cs="Times New Roman"/>
              </w:rPr>
            </w:pPr>
            <w:ins w:id="985" w:author="Ifeanyi Micheal Obinefo" w:date="2026-04-13T19:27:00Z" w16du:dateUtc="2026-04-13T23:27:00Z">
              <w:r>
                <w:t>7</w:t>
              </w:r>
            </w:ins>
          </w:p>
        </w:tc>
        <w:tc>
          <w:tcPr>
            <w:tcW w:w="1314" w:type="dxa"/>
          </w:tcPr>
          <w:p w14:paraId="15382422" w14:textId="545D7CDB" w:rsidR="00D33CC7" w:rsidRPr="00A971BD" w:rsidRDefault="00D33CC7" w:rsidP="00D33CC7">
            <w:pPr>
              <w:rPr>
                <w:ins w:id="986" w:author="Ifeanyi Micheal Obinefo" w:date="2026-04-13T12:16:00Z" w16du:dateUtc="2026-04-13T16:16:00Z"/>
                <w:rFonts w:cs="Times New Roman"/>
              </w:rPr>
            </w:pPr>
            <w:ins w:id="987" w:author="Ifeanyi Micheal Obinefo" w:date="2026-04-13T19:28:00Z" w16du:dateUtc="2026-04-13T23:28:00Z">
              <w:r>
                <w:t>7</w:t>
              </w:r>
            </w:ins>
          </w:p>
        </w:tc>
        <w:tc>
          <w:tcPr>
            <w:tcW w:w="1672" w:type="dxa"/>
          </w:tcPr>
          <w:p w14:paraId="25CEDFFB" w14:textId="360ECE55" w:rsidR="00D33CC7" w:rsidRPr="00A971BD" w:rsidRDefault="00D33CC7" w:rsidP="00D33CC7">
            <w:pPr>
              <w:rPr>
                <w:ins w:id="988" w:author="Ifeanyi Micheal Obinefo" w:date="2026-04-13T12:16:00Z" w16du:dateUtc="2026-04-13T16:16:00Z"/>
                <w:rFonts w:cs="Times New Roman"/>
              </w:rPr>
            </w:pPr>
            <w:ins w:id="989" w:author="Ifeanyi Micheal Obinefo" w:date="2026-04-13T19:29:00Z" w16du:dateUtc="2026-04-13T23:29:00Z">
              <w:r>
                <w:t>7</w:t>
              </w:r>
            </w:ins>
          </w:p>
        </w:tc>
        <w:tc>
          <w:tcPr>
            <w:tcW w:w="1391" w:type="dxa"/>
          </w:tcPr>
          <w:p w14:paraId="0C73596F" w14:textId="301C8A72" w:rsidR="00D33CC7" w:rsidRPr="00A971BD" w:rsidRDefault="00D33CC7" w:rsidP="00D33CC7">
            <w:pPr>
              <w:rPr>
                <w:ins w:id="990" w:author="Ifeanyi Micheal Obinefo" w:date="2026-04-13T12:16:00Z" w16du:dateUtc="2026-04-13T16:16:00Z"/>
                <w:rFonts w:cs="Times New Roman"/>
              </w:rPr>
            </w:pPr>
            <w:ins w:id="991" w:author="Ifeanyi Micheal Obinefo" w:date="2026-04-13T19:30:00Z" w16du:dateUtc="2026-04-13T23:30:00Z">
              <w:r>
                <w:t>7</w:t>
              </w:r>
            </w:ins>
          </w:p>
        </w:tc>
      </w:tr>
      <w:tr w:rsidR="00D33CC7" w:rsidRPr="001B1791" w14:paraId="71DB1824" w14:textId="77777777" w:rsidTr="005E1260">
        <w:trPr>
          <w:ins w:id="992" w:author="Ifeanyi Micheal Obinefo" w:date="2026-04-13T12:16:00Z"/>
        </w:trPr>
        <w:tc>
          <w:tcPr>
            <w:tcW w:w="5091" w:type="dxa"/>
          </w:tcPr>
          <w:p w14:paraId="2469DB26" w14:textId="261CBFA1" w:rsidR="00D33CC7" w:rsidRPr="00A971BD" w:rsidRDefault="00D33CC7" w:rsidP="00D33CC7">
            <w:pPr>
              <w:rPr>
                <w:ins w:id="993" w:author="Ifeanyi Micheal Obinefo" w:date="2026-04-13T12:16:00Z" w16du:dateUtc="2026-04-13T16:16:00Z"/>
                <w:rFonts w:cs="Times New Roman"/>
              </w:rPr>
            </w:pPr>
            <w:ins w:id="994" w:author="Ifeanyi Micheal Obinefo" w:date="2026-04-13T19:23:00Z" w16du:dateUtc="2026-04-13T23:23:00Z">
              <w:r w:rsidRPr="00A971BD">
                <w:rPr>
                  <w:rFonts w:cs="Times New Roman"/>
                </w:rPr>
                <w:t>Age of household head (years)</w:t>
              </w:r>
            </w:ins>
          </w:p>
        </w:tc>
        <w:tc>
          <w:tcPr>
            <w:tcW w:w="1744" w:type="dxa"/>
          </w:tcPr>
          <w:p w14:paraId="0C090584" w14:textId="45DF0AAC" w:rsidR="00D33CC7" w:rsidRPr="00A971BD" w:rsidRDefault="00D33CC7" w:rsidP="00D33CC7">
            <w:pPr>
              <w:rPr>
                <w:ins w:id="995" w:author="Ifeanyi Micheal Obinefo" w:date="2026-04-13T12:16:00Z" w16du:dateUtc="2026-04-13T16:16:00Z"/>
                <w:rFonts w:cs="Times New Roman"/>
              </w:rPr>
            </w:pPr>
            <w:ins w:id="996" w:author="Ifeanyi Micheal Obinefo" w:date="2026-04-13T19:26:00Z" w16du:dateUtc="2026-04-13T23:26:00Z">
              <w:r>
                <w:t>54</w:t>
              </w:r>
            </w:ins>
          </w:p>
        </w:tc>
        <w:tc>
          <w:tcPr>
            <w:tcW w:w="1748" w:type="dxa"/>
          </w:tcPr>
          <w:p w14:paraId="51256215" w14:textId="5894209B" w:rsidR="00D33CC7" w:rsidRPr="00A971BD" w:rsidRDefault="00D33CC7" w:rsidP="00D33CC7">
            <w:pPr>
              <w:rPr>
                <w:ins w:id="997" w:author="Ifeanyi Micheal Obinefo" w:date="2026-04-13T12:16:00Z" w16du:dateUtc="2026-04-13T16:16:00Z"/>
                <w:rFonts w:cs="Times New Roman"/>
              </w:rPr>
            </w:pPr>
            <w:ins w:id="998" w:author="Ifeanyi Micheal Obinefo" w:date="2026-04-13T19:27:00Z" w16du:dateUtc="2026-04-13T23:27:00Z">
              <w:r>
                <w:t>57</w:t>
              </w:r>
            </w:ins>
          </w:p>
        </w:tc>
        <w:tc>
          <w:tcPr>
            <w:tcW w:w="1314" w:type="dxa"/>
          </w:tcPr>
          <w:p w14:paraId="2230A442" w14:textId="7FB1C01F" w:rsidR="00D33CC7" w:rsidRPr="00A971BD" w:rsidRDefault="00D33CC7" w:rsidP="00D33CC7">
            <w:pPr>
              <w:rPr>
                <w:ins w:id="999" w:author="Ifeanyi Micheal Obinefo" w:date="2026-04-13T12:16:00Z" w16du:dateUtc="2026-04-13T16:16:00Z"/>
                <w:rFonts w:cs="Times New Roman"/>
              </w:rPr>
            </w:pPr>
            <w:ins w:id="1000" w:author="Ifeanyi Micheal Obinefo" w:date="2026-04-13T19:28:00Z" w16du:dateUtc="2026-04-13T23:28:00Z">
              <w:r>
                <w:t>59</w:t>
              </w:r>
            </w:ins>
          </w:p>
        </w:tc>
        <w:tc>
          <w:tcPr>
            <w:tcW w:w="1672" w:type="dxa"/>
          </w:tcPr>
          <w:p w14:paraId="3F1A4FA5" w14:textId="3059BA4A" w:rsidR="00D33CC7" w:rsidRPr="00A971BD" w:rsidRDefault="00D33CC7" w:rsidP="00D33CC7">
            <w:pPr>
              <w:rPr>
                <w:ins w:id="1001" w:author="Ifeanyi Micheal Obinefo" w:date="2026-04-13T12:16:00Z" w16du:dateUtc="2026-04-13T16:16:00Z"/>
                <w:rFonts w:cs="Times New Roman"/>
              </w:rPr>
            </w:pPr>
            <w:ins w:id="1002" w:author="Ifeanyi Micheal Obinefo" w:date="2026-04-13T19:29:00Z" w16du:dateUtc="2026-04-13T23:29:00Z">
              <w:r>
                <w:t>57</w:t>
              </w:r>
            </w:ins>
          </w:p>
        </w:tc>
        <w:tc>
          <w:tcPr>
            <w:tcW w:w="1391" w:type="dxa"/>
          </w:tcPr>
          <w:p w14:paraId="6F6E3458" w14:textId="570AE17F" w:rsidR="00D33CC7" w:rsidRPr="00A971BD" w:rsidRDefault="00D33CC7" w:rsidP="00D33CC7">
            <w:pPr>
              <w:rPr>
                <w:ins w:id="1003" w:author="Ifeanyi Micheal Obinefo" w:date="2026-04-13T12:16:00Z" w16du:dateUtc="2026-04-13T16:16:00Z"/>
                <w:rFonts w:cs="Times New Roman"/>
              </w:rPr>
            </w:pPr>
            <w:ins w:id="1004" w:author="Ifeanyi Micheal Obinefo" w:date="2026-04-13T19:30:00Z" w16du:dateUtc="2026-04-13T23:30:00Z">
              <w:r>
                <w:t>60</w:t>
              </w:r>
            </w:ins>
          </w:p>
        </w:tc>
      </w:tr>
      <w:tr w:rsidR="00D33CC7" w:rsidRPr="001B1791" w14:paraId="47685037" w14:textId="77777777" w:rsidTr="005E1260">
        <w:trPr>
          <w:ins w:id="1005" w:author="Ifeanyi Micheal Obinefo" w:date="2026-04-13T12:16:00Z"/>
        </w:trPr>
        <w:tc>
          <w:tcPr>
            <w:tcW w:w="5091" w:type="dxa"/>
          </w:tcPr>
          <w:p w14:paraId="7D3A06CC" w14:textId="1B41D0CD" w:rsidR="00D33CC7" w:rsidRPr="00A971BD" w:rsidRDefault="00D33CC7" w:rsidP="00D33CC7">
            <w:pPr>
              <w:rPr>
                <w:ins w:id="1006" w:author="Ifeanyi Micheal Obinefo" w:date="2026-04-13T12:16:00Z" w16du:dateUtc="2026-04-13T16:16:00Z"/>
                <w:rFonts w:cs="Times New Roman"/>
              </w:rPr>
            </w:pPr>
            <w:ins w:id="1007" w:author="Ifeanyi Micheal Obinefo" w:date="2026-04-13T19:23:00Z" w16du:dateUtc="2026-04-13T23:23:00Z">
              <w:r w:rsidRPr="00A971BD">
                <w:rPr>
                  <w:rFonts w:cs="Times New Roman"/>
                </w:rPr>
                <w:t>Female head (=1)</w:t>
              </w:r>
            </w:ins>
          </w:p>
        </w:tc>
        <w:tc>
          <w:tcPr>
            <w:tcW w:w="1744" w:type="dxa"/>
          </w:tcPr>
          <w:p w14:paraId="3623CBB4" w14:textId="6C60667E" w:rsidR="00D33CC7" w:rsidRPr="00A971BD" w:rsidRDefault="00D33CC7" w:rsidP="00D33CC7">
            <w:pPr>
              <w:rPr>
                <w:ins w:id="1008" w:author="Ifeanyi Micheal Obinefo" w:date="2026-04-13T12:16:00Z" w16du:dateUtc="2026-04-13T16:16:00Z"/>
                <w:rFonts w:cs="Times New Roman"/>
              </w:rPr>
            </w:pPr>
            <w:ins w:id="1009" w:author="Ifeanyi Micheal Obinefo" w:date="2026-04-13T19:26:00Z" w16du:dateUtc="2026-04-13T23:26:00Z">
              <w:r>
                <w:t>0.</w:t>
              </w:r>
            </w:ins>
            <w:ins w:id="1010" w:author="Ifeanyi Micheal Obinefo" w:date="2026-04-13T19:36:00Z" w16du:dateUtc="2026-04-13T23:36:00Z">
              <w:r w:rsidR="00E46EEE">
                <w:t>1</w:t>
              </w:r>
            </w:ins>
          </w:p>
        </w:tc>
        <w:tc>
          <w:tcPr>
            <w:tcW w:w="1748" w:type="dxa"/>
          </w:tcPr>
          <w:p w14:paraId="164A7B28" w14:textId="75288BE5" w:rsidR="00D33CC7" w:rsidRPr="00A971BD" w:rsidRDefault="00D33CC7" w:rsidP="00D33CC7">
            <w:pPr>
              <w:rPr>
                <w:ins w:id="1011" w:author="Ifeanyi Micheal Obinefo" w:date="2026-04-13T12:16:00Z" w16du:dateUtc="2026-04-13T16:16:00Z"/>
                <w:rFonts w:cs="Times New Roman"/>
              </w:rPr>
            </w:pPr>
            <w:ins w:id="1012" w:author="Ifeanyi Micheal Obinefo" w:date="2026-04-13T19:27:00Z" w16du:dateUtc="2026-04-13T23:27:00Z">
              <w:r>
                <w:t>0.1</w:t>
              </w:r>
            </w:ins>
          </w:p>
        </w:tc>
        <w:tc>
          <w:tcPr>
            <w:tcW w:w="1314" w:type="dxa"/>
          </w:tcPr>
          <w:p w14:paraId="42635AF0" w14:textId="62E08708" w:rsidR="00D33CC7" w:rsidRPr="00A971BD" w:rsidRDefault="00D33CC7" w:rsidP="00D33CC7">
            <w:pPr>
              <w:rPr>
                <w:ins w:id="1013" w:author="Ifeanyi Micheal Obinefo" w:date="2026-04-13T12:16:00Z" w16du:dateUtc="2026-04-13T16:16:00Z"/>
                <w:rFonts w:cs="Times New Roman"/>
              </w:rPr>
            </w:pPr>
            <w:ins w:id="1014" w:author="Ifeanyi Micheal Obinefo" w:date="2026-04-13T19:28:00Z" w16du:dateUtc="2026-04-13T23:28:00Z">
              <w:r>
                <w:t>0.</w:t>
              </w:r>
            </w:ins>
            <w:ins w:id="1015" w:author="Ifeanyi Micheal Obinefo" w:date="2026-04-13T19:36:00Z" w16du:dateUtc="2026-04-13T23:36:00Z">
              <w:r w:rsidR="00E43590">
                <w:t>2</w:t>
              </w:r>
            </w:ins>
          </w:p>
        </w:tc>
        <w:tc>
          <w:tcPr>
            <w:tcW w:w="1672" w:type="dxa"/>
          </w:tcPr>
          <w:p w14:paraId="78A485DF" w14:textId="6C3EB7A9" w:rsidR="00D33CC7" w:rsidRPr="00A971BD" w:rsidRDefault="00D33CC7" w:rsidP="00D33CC7">
            <w:pPr>
              <w:rPr>
                <w:ins w:id="1016" w:author="Ifeanyi Micheal Obinefo" w:date="2026-04-13T12:16:00Z" w16du:dateUtc="2026-04-13T16:16:00Z"/>
                <w:rFonts w:cs="Times New Roman"/>
              </w:rPr>
            </w:pPr>
            <w:ins w:id="1017" w:author="Ifeanyi Micheal Obinefo" w:date="2026-04-13T19:29:00Z" w16du:dateUtc="2026-04-13T23:29:00Z">
              <w:r>
                <w:t>0.</w:t>
              </w:r>
            </w:ins>
            <w:ins w:id="1018" w:author="Ifeanyi Micheal Obinefo" w:date="2026-04-13T19:36:00Z" w16du:dateUtc="2026-04-13T23:36:00Z">
              <w:r w:rsidR="00E46EEE">
                <w:t>2</w:t>
              </w:r>
            </w:ins>
          </w:p>
        </w:tc>
        <w:tc>
          <w:tcPr>
            <w:tcW w:w="1391" w:type="dxa"/>
          </w:tcPr>
          <w:p w14:paraId="5AB0B04D" w14:textId="4C7752D1" w:rsidR="00D33CC7" w:rsidRPr="00A971BD" w:rsidRDefault="00D33CC7" w:rsidP="00D33CC7">
            <w:pPr>
              <w:rPr>
                <w:ins w:id="1019" w:author="Ifeanyi Micheal Obinefo" w:date="2026-04-13T12:16:00Z" w16du:dateUtc="2026-04-13T16:16:00Z"/>
                <w:rFonts w:cs="Times New Roman"/>
              </w:rPr>
            </w:pPr>
            <w:ins w:id="1020" w:author="Ifeanyi Micheal Obinefo" w:date="2026-04-13T19:30:00Z" w16du:dateUtc="2026-04-13T23:30:00Z">
              <w:r>
                <w:t>0.2</w:t>
              </w:r>
            </w:ins>
          </w:p>
        </w:tc>
      </w:tr>
      <w:tr w:rsidR="00D33CC7" w:rsidRPr="001B1791" w14:paraId="7AB23B0C" w14:textId="77777777" w:rsidTr="005E1260">
        <w:trPr>
          <w:ins w:id="1021" w:author="Ifeanyi Micheal Obinefo" w:date="2026-04-13T12:16:00Z"/>
        </w:trPr>
        <w:tc>
          <w:tcPr>
            <w:tcW w:w="5091" w:type="dxa"/>
          </w:tcPr>
          <w:p w14:paraId="07DA2A72" w14:textId="1CE99EDA" w:rsidR="00D33CC7" w:rsidRPr="00A971BD" w:rsidRDefault="00D33CC7" w:rsidP="00D33CC7">
            <w:pPr>
              <w:rPr>
                <w:ins w:id="1022" w:author="Ifeanyi Micheal Obinefo" w:date="2026-04-13T12:16:00Z" w16du:dateUtc="2026-04-13T16:16:00Z"/>
                <w:rFonts w:cs="Times New Roman"/>
              </w:rPr>
            </w:pPr>
            <w:ins w:id="1023" w:author="Ifeanyi Micheal Obinefo" w:date="2026-04-13T19:23:00Z" w16du:dateUtc="2026-04-13T23:23:00Z">
              <w:r w:rsidRPr="00A971BD">
                <w:rPr>
                  <w:rFonts w:cs="Times New Roman"/>
                </w:rPr>
                <w:t>Head has formal schooling (=1)</w:t>
              </w:r>
            </w:ins>
          </w:p>
        </w:tc>
        <w:tc>
          <w:tcPr>
            <w:tcW w:w="1744" w:type="dxa"/>
          </w:tcPr>
          <w:p w14:paraId="579B106F" w14:textId="4B725344" w:rsidR="00D33CC7" w:rsidRPr="00A971BD" w:rsidRDefault="00D33CC7" w:rsidP="00D33CC7">
            <w:pPr>
              <w:rPr>
                <w:ins w:id="1024" w:author="Ifeanyi Micheal Obinefo" w:date="2026-04-13T12:16:00Z" w16du:dateUtc="2026-04-13T16:16:00Z"/>
                <w:rFonts w:cs="Times New Roman"/>
              </w:rPr>
            </w:pPr>
            <w:ins w:id="1025" w:author="Ifeanyi Micheal Obinefo" w:date="2026-04-13T19:26:00Z" w16du:dateUtc="2026-04-13T23:26:00Z">
              <w:r>
                <w:t>0.88</w:t>
              </w:r>
            </w:ins>
          </w:p>
        </w:tc>
        <w:tc>
          <w:tcPr>
            <w:tcW w:w="1748" w:type="dxa"/>
          </w:tcPr>
          <w:p w14:paraId="72D254ED" w14:textId="2FAA7AF7" w:rsidR="00D33CC7" w:rsidRPr="00A971BD" w:rsidRDefault="00D33CC7" w:rsidP="00D33CC7">
            <w:pPr>
              <w:rPr>
                <w:ins w:id="1026" w:author="Ifeanyi Micheal Obinefo" w:date="2026-04-13T12:16:00Z" w16du:dateUtc="2026-04-13T16:16:00Z"/>
                <w:rFonts w:cs="Times New Roman"/>
              </w:rPr>
            </w:pPr>
            <w:ins w:id="1027" w:author="Ifeanyi Micheal Obinefo" w:date="2026-04-13T19:27:00Z" w16du:dateUtc="2026-04-13T23:27:00Z">
              <w:r>
                <w:t>0.86</w:t>
              </w:r>
            </w:ins>
          </w:p>
        </w:tc>
        <w:tc>
          <w:tcPr>
            <w:tcW w:w="1314" w:type="dxa"/>
          </w:tcPr>
          <w:p w14:paraId="0A1109CD" w14:textId="778C9D57" w:rsidR="00D33CC7" w:rsidRPr="00A971BD" w:rsidRDefault="00D33CC7" w:rsidP="00D33CC7">
            <w:pPr>
              <w:rPr>
                <w:ins w:id="1028" w:author="Ifeanyi Micheal Obinefo" w:date="2026-04-13T12:16:00Z" w16du:dateUtc="2026-04-13T16:16:00Z"/>
                <w:rFonts w:cs="Times New Roman"/>
              </w:rPr>
            </w:pPr>
            <w:ins w:id="1029" w:author="Ifeanyi Micheal Obinefo" w:date="2026-04-13T19:28:00Z" w16du:dateUtc="2026-04-13T23:28:00Z">
              <w:r>
                <w:t>0.88</w:t>
              </w:r>
            </w:ins>
          </w:p>
        </w:tc>
        <w:tc>
          <w:tcPr>
            <w:tcW w:w="1672" w:type="dxa"/>
          </w:tcPr>
          <w:p w14:paraId="4AB1C122" w14:textId="0DFC90E5" w:rsidR="00D33CC7" w:rsidRPr="00A971BD" w:rsidRDefault="00D33CC7" w:rsidP="00D33CC7">
            <w:pPr>
              <w:rPr>
                <w:ins w:id="1030" w:author="Ifeanyi Micheal Obinefo" w:date="2026-04-13T12:16:00Z" w16du:dateUtc="2026-04-13T16:16:00Z"/>
                <w:rFonts w:cs="Times New Roman"/>
              </w:rPr>
            </w:pPr>
            <w:ins w:id="1031" w:author="Ifeanyi Micheal Obinefo" w:date="2026-04-13T19:29:00Z" w16du:dateUtc="2026-04-13T23:29:00Z">
              <w:r>
                <w:t>0.93</w:t>
              </w:r>
            </w:ins>
          </w:p>
        </w:tc>
        <w:tc>
          <w:tcPr>
            <w:tcW w:w="1391" w:type="dxa"/>
          </w:tcPr>
          <w:p w14:paraId="204B1004" w14:textId="7EE6ED12" w:rsidR="00D33CC7" w:rsidRPr="00A971BD" w:rsidRDefault="00D33CC7" w:rsidP="00D33CC7">
            <w:pPr>
              <w:rPr>
                <w:ins w:id="1032" w:author="Ifeanyi Micheal Obinefo" w:date="2026-04-13T12:16:00Z" w16du:dateUtc="2026-04-13T16:16:00Z"/>
                <w:rFonts w:cs="Times New Roman"/>
              </w:rPr>
            </w:pPr>
            <w:ins w:id="1033" w:author="Ifeanyi Micheal Obinefo" w:date="2026-04-13T19:30:00Z" w16du:dateUtc="2026-04-13T23:30:00Z">
              <w:r>
                <w:t>0.90</w:t>
              </w:r>
            </w:ins>
          </w:p>
        </w:tc>
      </w:tr>
      <w:tr w:rsidR="00D33CC7" w:rsidRPr="001B1791" w14:paraId="55178A04" w14:textId="77777777" w:rsidTr="005E1260">
        <w:trPr>
          <w:ins w:id="1034" w:author="Ifeanyi Micheal Obinefo" w:date="2026-04-13T12:16:00Z"/>
        </w:trPr>
        <w:tc>
          <w:tcPr>
            <w:tcW w:w="5091" w:type="dxa"/>
          </w:tcPr>
          <w:p w14:paraId="22903425" w14:textId="47B6D47D" w:rsidR="00D33CC7" w:rsidRPr="00A971BD" w:rsidRDefault="00D33CC7" w:rsidP="00D33CC7">
            <w:pPr>
              <w:rPr>
                <w:ins w:id="1035" w:author="Ifeanyi Micheal Obinefo" w:date="2026-04-13T12:16:00Z" w16du:dateUtc="2026-04-13T16:16:00Z"/>
                <w:rFonts w:cs="Times New Roman"/>
              </w:rPr>
            </w:pPr>
            <w:ins w:id="1036" w:author="Ifeanyi Micheal Obinefo" w:date="2026-04-13T19:23:00Z" w16du:dateUtc="2026-04-13T23:23:00Z">
              <w:r>
                <w:t>Mean Annual Rainfall (cm)</w:t>
              </w:r>
            </w:ins>
          </w:p>
        </w:tc>
        <w:tc>
          <w:tcPr>
            <w:tcW w:w="1744" w:type="dxa"/>
          </w:tcPr>
          <w:p w14:paraId="112D41CA" w14:textId="70F0B732" w:rsidR="00D33CC7" w:rsidRPr="00A971BD" w:rsidRDefault="00D33CC7" w:rsidP="00D33CC7">
            <w:pPr>
              <w:rPr>
                <w:ins w:id="1037" w:author="Ifeanyi Micheal Obinefo" w:date="2026-04-13T12:16:00Z" w16du:dateUtc="2026-04-13T16:16:00Z"/>
                <w:rFonts w:cs="Times New Roman"/>
              </w:rPr>
            </w:pPr>
            <w:ins w:id="1038" w:author="Ifeanyi Micheal Obinefo" w:date="2026-04-13T19:26:00Z" w16du:dateUtc="2026-04-13T23:26:00Z">
              <w:r>
                <w:t>517</w:t>
              </w:r>
            </w:ins>
          </w:p>
        </w:tc>
        <w:tc>
          <w:tcPr>
            <w:tcW w:w="1748" w:type="dxa"/>
          </w:tcPr>
          <w:p w14:paraId="1041ADC4" w14:textId="10E53F59" w:rsidR="00D33CC7" w:rsidRPr="00A971BD" w:rsidRDefault="00D33CC7" w:rsidP="00D33CC7">
            <w:pPr>
              <w:rPr>
                <w:ins w:id="1039" w:author="Ifeanyi Micheal Obinefo" w:date="2026-04-13T12:16:00Z" w16du:dateUtc="2026-04-13T16:16:00Z"/>
                <w:rFonts w:cs="Times New Roman"/>
              </w:rPr>
            </w:pPr>
            <w:ins w:id="1040" w:author="Ifeanyi Micheal Obinefo" w:date="2026-04-13T19:27:00Z" w16du:dateUtc="2026-04-13T23:27:00Z">
              <w:r>
                <w:t>539</w:t>
              </w:r>
            </w:ins>
          </w:p>
        </w:tc>
        <w:tc>
          <w:tcPr>
            <w:tcW w:w="1314" w:type="dxa"/>
          </w:tcPr>
          <w:p w14:paraId="42B3E157" w14:textId="69A5E95C" w:rsidR="00D33CC7" w:rsidRPr="00A971BD" w:rsidRDefault="00D33CC7" w:rsidP="00D33CC7">
            <w:pPr>
              <w:rPr>
                <w:ins w:id="1041" w:author="Ifeanyi Micheal Obinefo" w:date="2026-04-13T12:16:00Z" w16du:dateUtc="2026-04-13T16:16:00Z"/>
                <w:rFonts w:cs="Times New Roman"/>
              </w:rPr>
            </w:pPr>
            <w:ins w:id="1042" w:author="Ifeanyi Micheal Obinefo" w:date="2026-04-13T19:28:00Z" w16du:dateUtc="2026-04-13T23:28:00Z">
              <w:r>
                <w:t>552</w:t>
              </w:r>
            </w:ins>
          </w:p>
        </w:tc>
        <w:tc>
          <w:tcPr>
            <w:tcW w:w="1672" w:type="dxa"/>
          </w:tcPr>
          <w:p w14:paraId="09D895BC" w14:textId="27CD62D5" w:rsidR="00D33CC7" w:rsidRPr="00A971BD" w:rsidRDefault="00D33CC7" w:rsidP="00D33CC7">
            <w:pPr>
              <w:rPr>
                <w:ins w:id="1043" w:author="Ifeanyi Micheal Obinefo" w:date="2026-04-13T12:16:00Z" w16du:dateUtc="2026-04-13T16:16:00Z"/>
                <w:rFonts w:cs="Times New Roman"/>
              </w:rPr>
            </w:pPr>
            <w:ins w:id="1044" w:author="Ifeanyi Micheal Obinefo" w:date="2026-04-13T19:29:00Z" w16du:dateUtc="2026-04-13T23:29:00Z">
              <w:r>
                <w:t>656</w:t>
              </w:r>
            </w:ins>
          </w:p>
        </w:tc>
        <w:tc>
          <w:tcPr>
            <w:tcW w:w="1391" w:type="dxa"/>
          </w:tcPr>
          <w:p w14:paraId="54F4F994" w14:textId="2DF9CBA4" w:rsidR="00D33CC7" w:rsidRPr="00A971BD" w:rsidRDefault="00D33CC7" w:rsidP="00D33CC7">
            <w:pPr>
              <w:rPr>
                <w:ins w:id="1045" w:author="Ifeanyi Micheal Obinefo" w:date="2026-04-13T12:16:00Z" w16du:dateUtc="2026-04-13T16:16:00Z"/>
                <w:rFonts w:cs="Times New Roman"/>
              </w:rPr>
            </w:pPr>
            <w:ins w:id="1046" w:author="Ifeanyi Micheal Obinefo" w:date="2026-04-13T19:30:00Z" w16du:dateUtc="2026-04-13T23:30:00Z">
              <w:r>
                <w:t>439</w:t>
              </w:r>
            </w:ins>
          </w:p>
        </w:tc>
      </w:tr>
      <w:tr w:rsidR="00D33CC7" w:rsidRPr="001B1791" w14:paraId="254B529B" w14:textId="77777777" w:rsidTr="005E1260">
        <w:trPr>
          <w:ins w:id="1047" w:author="Ifeanyi Micheal Obinefo" w:date="2026-04-13T12:16:00Z"/>
        </w:trPr>
        <w:tc>
          <w:tcPr>
            <w:tcW w:w="5091" w:type="dxa"/>
          </w:tcPr>
          <w:p w14:paraId="0316A0D6" w14:textId="7D7C150D" w:rsidR="00D33CC7" w:rsidRPr="00A971BD" w:rsidRDefault="00D33CC7" w:rsidP="00D33CC7">
            <w:pPr>
              <w:rPr>
                <w:ins w:id="1048" w:author="Ifeanyi Micheal Obinefo" w:date="2026-04-13T12:16:00Z" w16du:dateUtc="2026-04-13T16:16:00Z"/>
                <w:rFonts w:cs="Times New Roman"/>
              </w:rPr>
            </w:pPr>
            <w:ins w:id="1049" w:author="Ifeanyi Micheal Obinefo" w:date="2026-04-13T19:23:00Z" w16du:dateUtc="2026-04-13T23:23:00Z">
              <w:r w:rsidRPr="00411AE2">
                <w:rPr>
                  <w:rFonts w:cs="Times New Roman"/>
                  <w:bCs/>
                </w:rPr>
                <w:t>Rainfall Deviation in March-June</w:t>
              </w:r>
              <w:r>
                <w:rPr>
                  <w:rFonts w:cs="Times New Roman"/>
                  <w:bCs/>
                </w:rPr>
                <w:t xml:space="preserve"> (cm)</w:t>
              </w:r>
            </w:ins>
          </w:p>
        </w:tc>
        <w:tc>
          <w:tcPr>
            <w:tcW w:w="1744" w:type="dxa"/>
          </w:tcPr>
          <w:p w14:paraId="1624DC01" w14:textId="68FC4CDA" w:rsidR="00D33CC7" w:rsidRPr="00A971BD" w:rsidRDefault="00D33CC7" w:rsidP="00D33CC7">
            <w:pPr>
              <w:rPr>
                <w:ins w:id="1050" w:author="Ifeanyi Micheal Obinefo" w:date="2026-04-13T12:16:00Z" w16du:dateUtc="2026-04-13T16:16:00Z"/>
                <w:rFonts w:cs="Times New Roman"/>
              </w:rPr>
            </w:pPr>
            <w:ins w:id="1051" w:author="Ifeanyi Micheal Obinefo" w:date="2026-04-13T19:26:00Z" w16du:dateUtc="2026-04-13T23:26:00Z">
              <w:r>
                <w:t>-19</w:t>
              </w:r>
            </w:ins>
          </w:p>
        </w:tc>
        <w:tc>
          <w:tcPr>
            <w:tcW w:w="1748" w:type="dxa"/>
          </w:tcPr>
          <w:p w14:paraId="1F18D6ED" w14:textId="42DC1125" w:rsidR="00D33CC7" w:rsidRPr="00A971BD" w:rsidRDefault="00D33CC7" w:rsidP="00D33CC7">
            <w:pPr>
              <w:rPr>
                <w:ins w:id="1052" w:author="Ifeanyi Micheal Obinefo" w:date="2026-04-13T12:16:00Z" w16du:dateUtc="2026-04-13T16:16:00Z"/>
                <w:rFonts w:cs="Times New Roman"/>
              </w:rPr>
            </w:pPr>
            <w:ins w:id="1053" w:author="Ifeanyi Micheal Obinefo" w:date="2026-04-13T19:27:00Z" w16du:dateUtc="2026-04-13T23:27:00Z">
              <w:r>
                <w:t>59</w:t>
              </w:r>
            </w:ins>
          </w:p>
        </w:tc>
        <w:tc>
          <w:tcPr>
            <w:tcW w:w="1314" w:type="dxa"/>
          </w:tcPr>
          <w:p w14:paraId="16FA144C" w14:textId="39D14228" w:rsidR="00D33CC7" w:rsidRPr="00A971BD" w:rsidRDefault="00D33CC7" w:rsidP="00D33CC7">
            <w:pPr>
              <w:rPr>
                <w:ins w:id="1054" w:author="Ifeanyi Micheal Obinefo" w:date="2026-04-13T12:16:00Z" w16du:dateUtc="2026-04-13T16:16:00Z"/>
                <w:rFonts w:cs="Times New Roman"/>
              </w:rPr>
            </w:pPr>
            <w:ins w:id="1055" w:author="Ifeanyi Micheal Obinefo" w:date="2026-04-13T19:28:00Z" w16du:dateUtc="2026-04-13T23:28:00Z">
              <w:r>
                <w:t>-122</w:t>
              </w:r>
            </w:ins>
          </w:p>
        </w:tc>
        <w:tc>
          <w:tcPr>
            <w:tcW w:w="1672" w:type="dxa"/>
          </w:tcPr>
          <w:p w14:paraId="12E9650E" w14:textId="6B494F3E" w:rsidR="00D33CC7" w:rsidRPr="00A971BD" w:rsidRDefault="00D33CC7" w:rsidP="00D33CC7">
            <w:pPr>
              <w:rPr>
                <w:ins w:id="1056" w:author="Ifeanyi Micheal Obinefo" w:date="2026-04-13T12:16:00Z" w16du:dateUtc="2026-04-13T16:16:00Z"/>
                <w:rFonts w:cs="Times New Roman"/>
              </w:rPr>
            </w:pPr>
            <w:ins w:id="1057" w:author="Ifeanyi Micheal Obinefo" w:date="2026-04-13T19:29:00Z" w16du:dateUtc="2026-04-13T23:29:00Z">
              <w:r>
                <w:t>18</w:t>
              </w:r>
            </w:ins>
          </w:p>
        </w:tc>
        <w:tc>
          <w:tcPr>
            <w:tcW w:w="1391" w:type="dxa"/>
          </w:tcPr>
          <w:p w14:paraId="1ED67B77" w14:textId="40B72A9F" w:rsidR="00D33CC7" w:rsidRPr="00A971BD" w:rsidRDefault="00D33CC7" w:rsidP="00D33CC7">
            <w:pPr>
              <w:rPr>
                <w:ins w:id="1058" w:author="Ifeanyi Micheal Obinefo" w:date="2026-04-13T12:16:00Z" w16du:dateUtc="2026-04-13T16:16:00Z"/>
                <w:rFonts w:cs="Times New Roman"/>
              </w:rPr>
            </w:pPr>
            <w:ins w:id="1059" w:author="Ifeanyi Micheal Obinefo" w:date="2026-04-13T19:30:00Z" w16du:dateUtc="2026-04-13T23:30:00Z">
              <w:r>
                <w:t>20</w:t>
              </w:r>
            </w:ins>
          </w:p>
        </w:tc>
      </w:tr>
      <w:tr w:rsidR="00D33CC7" w:rsidRPr="001B1791" w14:paraId="39CAF998" w14:textId="77777777" w:rsidTr="005E1260">
        <w:trPr>
          <w:ins w:id="1060" w:author="Ifeanyi Micheal Obinefo" w:date="2026-04-13T12:16:00Z"/>
        </w:trPr>
        <w:tc>
          <w:tcPr>
            <w:tcW w:w="5091" w:type="dxa"/>
          </w:tcPr>
          <w:p w14:paraId="55ACDDFF" w14:textId="4BFD6DE2" w:rsidR="00D33CC7" w:rsidRPr="00A971BD" w:rsidRDefault="00D33CC7" w:rsidP="00D33CC7">
            <w:pPr>
              <w:rPr>
                <w:ins w:id="1061" w:author="Ifeanyi Micheal Obinefo" w:date="2026-04-13T12:16:00Z" w16du:dateUtc="2026-04-13T16:16:00Z"/>
                <w:rFonts w:cs="Times New Roman"/>
              </w:rPr>
            </w:pPr>
            <w:ins w:id="1062" w:author="Ifeanyi Micheal Obinefo" w:date="2026-04-13T19:23:00Z" w16du:dateUtc="2026-04-13T23:23:00Z">
              <w:r w:rsidRPr="00411AE2">
                <w:rPr>
                  <w:rFonts w:cs="Times New Roman"/>
                  <w:bCs/>
                </w:rPr>
                <w:t>Rainfall Deviation in Aug-Nov</w:t>
              </w:r>
              <w:r>
                <w:rPr>
                  <w:rFonts w:cs="Times New Roman"/>
                  <w:bCs/>
                </w:rPr>
                <w:t xml:space="preserve"> (cm)</w:t>
              </w:r>
            </w:ins>
          </w:p>
        </w:tc>
        <w:tc>
          <w:tcPr>
            <w:tcW w:w="1744" w:type="dxa"/>
          </w:tcPr>
          <w:p w14:paraId="63CD69BC" w14:textId="15355A43" w:rsidR="00D33CC7" w:rsidRPr="00A971BD" w:rsidRDefault="00D33CC7" w:rsidP="00D33CC7">
            <w:pPr>
              <w:rPr>
                <w:ins w:id="1063" w:author="Ifeanyi Micheal Obinefo" w:date="2026-04-13T12:16:00Z" w16du:dateUtc="2026-04-13T16:16:00Z"/>
                <w:rFonts w:cs="Times New Roman"/>
              </w:rPr>
            </w:pPr>
            <w:ins w:id="1064" w:author="Ifeanyi Micheal Obinefo" w:date="2026-04-13T19:26:00Z" w16du:dateUtc="2026-04-13T23:26:00Z">
              <w:r>
                <w:t>55</w:t>
              </w:r>
            </w:ins>
          </w:p>
        </w:tc>
        <w:tc>
          <w:tcPr>
            <w:tcW w:w="1748" w:type="dxa"/>
          </w:tcPr>
          <w:p w14:paraId="5A5E32ED" w14:textId="23258E87" w:rsidR="00D33CC7" w:rsidRPr="00A971BD" w:rsidRDefault="00D33CC7" w:rsidP="00D33CC7">
            <w:pPr>
              <w:rPr>
                <w:ins w:id="1065" w:author="Ifeanyi Micheal Obinefo" w:date="2026-04-13T12:16:00Z" w16du:dateUtc="2026-04-13T16:16:00Z"/>
                <w:rFonts w:cs="Times New Roman"/>
              </w:rPr>
            </w:pPr>
            <w:ins w:id="1066" w:author="Ifeanyi Micheal Obinefo" w:date="2026-04-13T19:27:00Z" w16du:dateUtc="2026-04-13T23:27:00Z">
              <w:r>
                <w:t>104</w:t>
              </w:r>
            </w:ins>
          </w:p>
        </w:tc>
        <w:tc>
          <w:tcPr>
            <w:tcW w:w="1314" w:type="dxa"/>
          </w:tcPr>
          <w:p w14:paraId="6AD4A1EF" w14:textId="30A4E8BD" w:rsidR="00D33CC7" w:rsidRPr="00A971BD" w:rsidRDefault="00D33CC7" w:rsidP="00D33CC7">
            <w:pPr>
              <w:rPr>
                <w:ins w:id="1067" w:author="Ifeanyi Micheal Obinefo" w:date="2026-04-13T12:16:00Z" w16du:dateUtc="2026-04-13T16:16:00Z"/>
                <w:rFonts w:cs="Times New Roman"/>
              </w:rPr>
            </w:pPr>
            <w:ins w:id="1068" w:author="Ifeanyi Micheal Obinefo" w:date="2026-04-13T19:28:00Z" w16du:dateUtc="2026-04-13T23:28:00Z">
              <w:r>
                <w:t>9.666</w:t>
              </w:r>
            </w:ins>
          </w:p>
        </w:tc>
        <w:tc>
          <w:tcPr>
            <w:tcW w:w="1672" w:type="dxa"/>
          </w:tcPr>
          <w:p w14:paraId="7A5546FB" w14:textId="4F87B5AF" w:rsidR="00D33CC7" w:rsidRPr="00A971BD" w:rsidRDefault="00D33CC7" w:rsidP="00D33CC7">
            <w:pPr>
              <w:rPr>
                <w:ins w:id="1069" w:author="Ifeanyi Micheal Obinefo" w:date="2026-04-13T12:16:00Z" w16du:dateUtc="2026-04-13T16:16:00Z"/>
                <w:rFonts w:cs="Times New Roman"/>
              </w:rPr>
            </w:pPr>
            <w:ins w:id="1070" w:author="Ifeanyi Micheal Obinefo" w:date="2026-04-13T19:29:00Z" w16du:dateUtc="2026-04-13T23:29:00Z">
              <w:r>
                <w:t>-90.932</w:t>
              </w:r>
            </w:ins>
          </w:p>
        </w:tc>
        <w:tc>
          <w:tcPr>
            <w:tcW w:w="1391" w:type="dxa"/>
          </w:tcPr>
          <w:p w14:paraId="34910073" w14:textId="640C8110" w:rsidR="00D33CC7" w:rsidRPr="00A971BD" w:rsidRDefault="00D33CC7" w:rsidP="00D33CC7">
            <w:pPr>
              <w:rPr>
                <w:ins w:id="1071" w:author="Ifeanyi Micheal Obinefo" w:date="2026-04-13T12:16:00Z" w16du:dateUtc="2026-04-13T16:16:00Z"/>
                <w:rFonts w:cs="Times New Roman"/>
              </w:rPr>
            </w:pPr>
            <w:ins w:id="1072" w:author="Ifeanyi Micheal Obinefo" w:date="2026-04-13T19:30:00Z" w16du:dateUtc="2026-04-13T23:30:00Z">
              <w:r>
                <w:t>-28.825</w:t>
              </w:r>
            </w:ins>
          </w:p>
        </w:tc>
      </w:tr>
      <w:tr w:rsidR="008044A5" w:rsidRPr="001B1791" w14:paraId="375E1421" w14:textId="77777777" w:rsidTr="005E1260">
        <w:trPr>
          <w:ins w:id="1073" w:author="Ifeanyi Micheal Obinefo" w:date="2026-04-13T12:16:00Z"/>
        </w:trPr>
        <w:tc>
          <w:tcPr>
            <w:tcW w:w="5091" w:type="dxa"/>
          </w:tcPr>
          <w:p w14:paraId="3AD61070" w14:textId="77777777" w:rsidR="008044A5" w:rsidRPr="00A971BD" w:rsidRDefault="008044A5" w:rsidP="005E1260">
            <w:pPr>
              <w:rPr>
                <w:ins w:id="1074" w:author="Ifeanyi Micheal Obinefo" w:date="2026-04-13T12:16:00Z" w16du:dateUtc="2026-04-13T16:16:00Z"/>
                <w:rFonts w:cs="Times New Roman"/>
              </w:rPr>
            </w:pPr>
            <w:ins w:id="1075" w:author="Ifeanyi Micheal Obinefo" w:date="2026-04-13T12:16:00Z" w16du:dateUtc="2026-04-13T16:16:00Z">
              <w:r w:rsidRPr="00A971BD">
                <w:rPr>
                  <w:rFonts w:cs="Times New Roman"/>
                </w:rPr>
                <w:t>Number of Observations</w:t>
              </w:r>
            </w:ins>
          </w:p>
        </w:tc>
        <w:tc>
          <w:tcPr>
            <w:tcW w:w="1744" w:type="dxa"/>
          </w:tcPr>
          <w:p w14:paraId="414178D2" w14:textId="3D589496" w:rsidR="008044A5" w:rsidRPr="00A971BD" w:rsidRDefault="00594F5A" w:rsidP="005E1260">
            <w:pPr>
              <w:rPr>
                <w:ins w:id="1076" w:author="Ifeanyi Micheal Obinefo" w:date="2026-04-13T12:16:00Z" w16du:dateUtc="2026-04-13T16:16:00Z"/>
                <w:rFonts w:cs="Times New Roman"/>
              </w:rPr>
            </w:pPr>
            <w:ins w:id="1077" w:author="Ifeanyi Micheal Obinefo" w:date="2026-04-13T19:23:00Z" w16du:dateUtc="2026-04-13T23:23:00Z">
              <w:r>
                <w:rPr>
                  <w:rFonts w:cs="Times New Roman"/>
                </w:rPr>
                <w:t>676</w:t>
              </w:r>
            </w:ins>
          </w:p>
        </w:tc>
        <w:tc>
          <w:tcPr>
            <w:tcW w:w="1748" w:type="dxa"/>
          </w:tcPr>
          <w:p w14:paraId="07C4EBDB" w14:textId="45A2A61E" w:rsidR="008044A5" w:rsidRPr="00A971BD" w:rsidRDefault="00594F5A" w:rsidP="005E1260">
            <w:pPr>
              <w:rPr>
                <w:ins w:id="1078" w:author="Ifeanyi Micheal Obinefo" w:date="2026-04-13T12:16:00Z" w16du:dateUtc="2026-04-13T16:16:00Z"/>
                <w:rFonts w:cs="Times New Roman"/>
              </w:rPr>
            </w:pPr>
            <w:ins w:id="1079" w:author="Ifeanyi Micheal Obinefo" w:date="2026-04-13T19:23:00Z" w16du:dateUtc="2026-04-13T23:23:00Z">
              <w:r>
                <w:rPr>
                  <w:rFonts w:cs="Times New Roman"/>
                </w:rPr>
                <w:t>676</w:t>
              </w:r>
            </w:ins>
          </w:p>
        </w:tc>
        <w:tc>
          <w:tcPr>
            <w:tcW w:w="1314" w:type="dxa"/>
          </w:tcPr>
          <w:p w14:paraId="2898E2B0" w14:textId="668C5844" w:rsidR="008044A5" w:rsidRPr="00A971BD" w:rsidRDefault="00594F5A" w:rsidP="005E1260">
            <w:pPr>
              <w:rPr>
                <w:ins w:id="1080" w:author="Ifeanyi Micheal Obinefo" w:date="2026-04-13T12:16:00Z" w16du:dateUtc="2026-04-13T16:16:00Z"/>
                <w:rFonts w:cs="Times New Roman"/>
              </w:rPr>
            </w:pPr>
            <w:ins w:id="1081" w:author="Ifeanyi Micheal Obinefo" w:date="2026-04-13T19:23:00Z" w16du:dateUtc="2026-04-13T23:23:00Z">
              <w:r>
                <w:rPr>
                  <w:rFonts w:cs="Times New Roman"/>
                </w:rPr>
                <w:t>676</w:t>
              </w:r>
            </w:ins>
          </w:p>
        </w:tc>
        <w:tc>
          <w:tcPr>
            <w:tcW w:w="1672" w:type="dxa"/>
          </w:tcPr>
          <w:p w14:paraId="0C3D4146" w14:textId="31231EB7" w:rsidR="008044A5" w:rsidRPr="00A971BD" w:rsidRDefault="00594F5A" w:rsidP="005E1260">
            <w:pPr>
              <w:rPr>
                <w:ins w:id="1082" w:author="Ifeanyi Micheal Obinefo" w:date="2026-04-13T12:16:00Z" w16du:dateUtc="2026-04-13T16:16:00Z"/>
                <w:rFonts w:cs="Times New Roman"/>
              </w:rPr>
            </w:pPr>
            <w:ins w:id="1083" w:author="Ifeanyi Micheal Obinefo" w:date="2026-04-13T19:23:00Z" w16du:dateUtc="2026-04-13T23:23:00Z">
              <w:r>
                <w:rPr>
                  <w:rFonts w:cs="Times New Roman"/>
                </w:rPr>
                <w:t>676</w:t>
              </w:r>
            </w:ins>
          </w:p>
        </w:tc>
        <w:tc>
          <w:tcPr>
            <w:tcW w:w="1391" w:type="dxa"/>
          </w:tcPr>
          <w:p w14:paraId="24FDCAE9" w14:textId="060CD732" w:rsidR="008044A5" w:rsidRPr="00A971BD" w:rsidRDefault="00594F5A" w:rsidP="005E1260">
            <w:pPr>
              <w:rPr>
                <w:ins w:id="1084" w:author="Ifeanyi Micheal Obinefo" w:date="2026-04-13T12:16:00Z" w16du:dateUtc="2026-04-13T16:16:00Z"/>
                <w:rFonts w:cs="Times New Roman"/>
              </w:rPr>
            </w:pPr>
            <w:ins w:id="1085" w:author="Ifeanyi Micheal Obinefo" w:date="2026-04-13T19:23:00Z" w16du:dateUtc="2026-04-13T23:23:00Z">
              <w:r>
                <w:rPr>
                  <w:rFonts w:cs="Times New Roman"/>
                </w:rPr>
                <w:t>676</w:t>
              </w:r>
            </w:ins>
          </w:p>
        </w:tc>
      </w:tr>
    </w:tbl>
    <w:p w14:paraId="2F36F468" w14:textId="77777777" w:rsidR="008044A5" w:rsidRPr="001B1791" w:rsidRDefault="008044A5" w:rsidP="008044A5">
      <w:pPr>
        <w:spacing w:line="276" w:lineRule="auto"/>
        <w:rPr>
          <w:ins w:id="1086" w:author="Ifeanyi Micheal Obinefo" w:date="2026-04-13T12:16:00Z" w16du:dateUtc="2026-04-13T16:16:00Z"/>
          <w:rFonts w:cs="Times New Roman"/>
        </w:rPr>
      </w:pPr>
      <w:ins w:id="1087" w:author="Ifeanyi Micheal Obinefo" w:date="2026-04-13T12:16:00Z" w16du:dateUtc="2026-04-13T16:16:00Z">
        <w:r w:rsidRPr="001B1791">
          <w:rPr>
            <w:rFonts w:cs="Times New Roman"/>
          </w:rPr>
          <w:t>Source: Authors’ estimations from the LSMS-ISA data.</w:t>
        </w:r>
      </w:ins>
    </w:p>
    <w:p w14:paraId="10AF708A" w14:textId="77777777" w:rsidR="00DA4C13" w:rsidRPr="001B1791" w:rsidRDefault="00DA4C13" w:rsidP="00DA4C13">
      <w:pPr>
        <w:spacing w:line="276" w:lineRule="auto"/>
        <w:rPr>
          <w:ins w:id="1088" w:author="Ifeanyi Micheal Obinefo" w:date="2026-04-13T19:40:00Z" w16du:dateUtc="2026-04-13T23:40:00Z"/>
          <w:rFonts w:cs="Times New Roman"/>
        </w:rPr>
      </w:pPr>
      <w:ins w:id="1089" w:author="Ifeanyi Micheal Obinefo" w:date="2026-04-13T19:40:00Z" w16du:dateUtc="2026-04-13T23:40:00Z">
        <w:r w:rsidRPr="001B1791">
          <w:rPr>
            <w:rFonts w:cs="Times New Roman"/>
          </w:rPr>
          <w:t>Figures for each country are adjusted for sample weights and thus nationally representative.</w:t>
        </w:r>
      </w:ins>
    </w:p>
    <w:p w14:paraId="357D26F7" w14:textId="77777777" w:rsidR="00DA4C13" w:rsidRPr="001B1791" w:rsidRDefault="00DA4C13" w:rsidP="00DA4C13">
      <w:pPr>
        <w:spacing w:line="276" w:lineRule="auto"/>
        <w:rPr>
          <w:ins w:id="1090" w:author="Ifeanyi Micheal Obinefo" w:date="2026-04-13T19:40:00Z" w16du:dateUtc="2026-04-13T23:40:00Z"/>
          <w:rFonts w:cs="Times New Roman"/>
        </w:rPr>
      </w:pPr>
      <w:ins w:id="1091" w:author="Ifeanyi Micheal Obinefo" w:date="2026-04-13T19:40:00Z" w16du:dateUtc="2026-04-13T23:40:00Z">
        <w:r w:rsidRPr="001B1791">
          <w:rPr>
            <w:rFonts w:cs="Times New Roman"/>
          </w:rPr>
          <w:t xml:space="preserve">All prices reported are in </w:t>
        </w:r>
        <w:r>
          <w:rPr>
            <w:rFonts w:cs="Times New Roman"/>
          </w:rPr>
          <w:t>Naira</w:t>
        </w:r>
        <w:r w:rsidRPr="001B1791">
          <w:rPr>
            <w:rFonts w:cs="Times New Roman"/>
          </w:rPr>
          <w:t xml:space="preserve"> and real terms.</w:t>
        </w:r>
      </w:ins>
    </w:p>
    <w:p w14:paraId="5C159696" w14:textId="77777777" w:rsidR="001F20F7" w:rsidRDefault="001F20F7" w:rsidP="00D3713E">
      <w:pPr>
        <w:spacing w:line="360" w:lineRule="auto"/>
        <w:jc w:val="both"/>
        <w:rPr>
          <w:ins w:id="1092" w:author="Ifeanyi Micheal Obinefo" w:date="2026-04-13T19:40:00Z" w16du:dateUtc="2026-04-13T23:40:00Z"/>
          <w:rFonts w:ascii="Times New Roman" w:hAnsi="Times New Roman" w:cs="Times New Roman"/>
        </w:rPr>
      </w:pPr>
    </w:p>
    <w:p w14:paraId="7BB3CE69" w14:textId="77777777" w:rsidR="00DA4C13" w:rsidRDefault="00DA4C13" w:rsidP="00D3713E">
      <w:pPr>
        <w:spacing w:line="360" w:lineRule="auto"/>
        <w:jc w:val="both"/>
        <w:rPr>
          <w:ins w:id="1093" w:author="Ifeanyi Micheal Obinefo" w:date="2026-04-13T10:12:00Z" w16du:dateUtc="2026-04-13T14:12:00Z"/>
          <w:rFonts w:ascii="Times New Roman" w:hAnsi="Times New Roman" w:cs="Times New Roman"/>
        </w:rPr>
      </w:pPr>
    </w:p>
    <w:p w14:paraId="24C63E5F" w14:textId="4589571A" w:rsidR="007818FC" w:rsidRPr="00A57681" w:rsidRDefault="00A57681">
      <w:pPr>
        <w:spacing w:line="360" w:lineRule="auto"/>
        <w:jc w:val="center"/>
        <w:rPr>
          <w:ins w:id="1094" w:author="Ifeanyi Micheal Obinefo" w:date="2026-04-13T12:11:00Z" w16du:dateUtc="2026-04-13T16:11:00Z"/>
          <w:rFonts w:ascii="Times New Roman" w:hAnsi="Times New Roman" w:cs="Times New Roman"/>
          <w:b/>
          <w:bCs/>
          <w:rPrChange w:id="1095" w:author="Ifeanyi Micheal Obinefo" w:date="2026-04-13T19:40:00Z" w16du:dateUtc="2026-04-13T23:40:00Z">
            <w:rPr>
              <w:ins w:id="1096" w:author="Ifeanyi Micheal Obinefo" w:date="2026-04-13T12:11:00Z" w16du:dateUtc="2026-04-13T16:11:00Z"/>
              <w:rFonts w:ascii="Times New Roman" w:hAnsi="Times New Roman" w:cs="Times New Roman"/>
            </w:rPr>
          </w:rPrChange>
        </w:rPr>
        <w:pPrChange w:id="1097" w:author="Ifeanyi Micheal Obinefo" w:date="2026-04-13T19:40:00Z" w16du:dateUtc="2026-04-13T23:40:00Z">
          <w:pPr>
            <w:spacing w:line="360" w:lineRule="auto"/>
            <w:jc w:val="both"/>
          </w:pPr>
        </w:pPrChange>
      </w:pPr>
      <w:ins w:id="1098" w:author="Ifeanyi Micheal Obinefo" w:date="2026-04-13T12:17:00Z" w16du:dateUtc="2026-04-13T16:17:00Z">
        <w:r w:rsidRPr="00A57681">
          <w:rPr>
            <w:rFonts w:ascii="Times New Roman" w:hAnsi="Times New Roman" w:cs="Times New Roman"/>
            <w:b/>
            <w:bCs/>
          </w:rPr>
          <w:lastRenderedPageBreak/>
          <w:t>TRENDS IN HEIGHT-FOR-AGE SCORE, PROTEIN CONSUMPTION</w:t>
        </w:r>
      </w:ins>
      <w:ins w:id="1099" w:author="Ifeanyi Micheal Obinefo" w:date="2026-04-13T12:18:00Z" w16du:dateUtc="2026-04-13T16:18:00Z">
        <w:r w:rsidRPr="00A57681">
          <w:rPr>
            <w:rFonts w:ascii="Times New Roman" w:hAnsi="Times New Roman" w:cs="Times New Roman"/>
            <w:b/>
            <w:bCs/>
          </w:rPr>
          <w:t>, VALUE OF HARVEST, AND SHOCKS IN AGRICULTURAL HOUSEHOLDS IN NIGERIA</w:t>
        </w:r>
      </w:ins>
    </w:p>
    <w:p w14:paraId="75A2C6EB" w14:textId="12053C17" w:rsidR="00E404FB" w:rsidRPr="009F00A3" w:rsidDel="007044B3" w:rsidRDefault="00E404FB" w:rsidP="00D3713E">
      <w:pPr>
        <w:spacing w:line="360" w:lineRule="auto"/>
        <w:jc w:val="both"/>
        <w:rPr>
          <w:del w:id="1100" w:author="Ifeanyi Micheal Obinefo" w:date="2026-04-07T10:51:00Z" w16du:dateUtc="2026-04-07T14:51:00Z"/>
          <w:rFonts w:ascii="Times New Roman" w:hAnsi="Times New Roman" w:cs="Times New Roman"/>
        </w:rPr>
      </w:pPr>
    </w:p>
    <w:p w14:paraId="2455CFE3" w14:textId="1CAC7555" w:rsidR="007F2ACB" w:rsidRDefault="007F2ACB" w:rsidP="00D3713E">
      <w:pPr>
        <w:spacing w:line="360" w:lineRule="auto"/>
        <w:jc w:val="both"/>
        <w:rPr>
          <w:ins w:id="1101" w:author="Ifeanyi Micheal Obinefo" w:date="2026-04-04T06:53:00Z" w16du:dateUtc="2026-04-04T10:53:00Z"/>
          <w:rFonts w:ascii="Times New Roman" w:eastAsiaTheme="minorEastAsia" w:hAnsi="Times New Roman" w:cs="Times New Roman"/>
        </w:rPr>
      </w:pPr>
    </w:p>
    <w:p w14:paraId="3B5246CC" w14:textId="05510FA8" w:rsidR="001D7257" w:rsidRDefault="00A07524" w:rsidP="00D3713E">
      <w:pPr>
        <w:spacing w:line="360" w:lineRule="auto"/>
        <w:jc w:val="both"/>
        <w:rPr>
          <w:ins w:id="1102" w:author="Ifeanyi Micheal Obinefo" w:date="2026-04-04T06:53:00Z" w16du:dateUtc="2026-04-04T10:53:00Z"/>
          <w:rFonts w:ascii="Times New Roman" w:eastAsiaTheme="minorEastAsia" w:hAnsi="Times New Roman" w:cs="Times New Roman"/>
        </w:rPr>
      </w:pPr>
      <w:ins w:id="1103" w:author="Ifeanyi Micheal Obinefo" w:date="2026-04-13T12:41:00Z" w16du:dateUtc="2026-04-13T16:41:00Z">
        <w:r w:rsidRPr="00A07524">
          <w:rPr>
            <w:rFonts w:ascii="Times New Roman" w:eastAsiaTheme="minorEastAsia" w:hAnsi="Times New Roman" w:cs="Times New Roman"/>
            <w:noProof/>
          </w:rPr>
          <w:drawing>
            <wp:inline distT="0" distB="0" distL="0" distR="0" wp14:anchorId="46E5C6A8" wp14:editId="463F4BF0">
              <wp:extent cx="6858000" cy="4114800"/>
              <wp:effectExtent l="0" t="0" r="0" b="0"/>
              <wp:docPr id="1186971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114800"/>
                      </a:xfrm>
                      <a:prstGeom prst="rect">
                        <a:avLst/>
                      </a:prstGeom>
                      <a:noFill/>
                      <a:ln>
                        <a:noFill/>
                      </a:ln>
                    </pic:spPr>
                  </pic:pic>
                </a:graphicData>
              </a:graphic>
            </wp:inline>
          </w:drawing>
        </w:r>
      </w:ins>
    </w:p>
    <w:p w14:paraId="743847C6" w14:textId="484AFCC1" w:rsidR="0007368F" w:rsidRDefault="0007368F" w:rsidP="00D3713E">
      <w:pPr>
        <w:spacing w:line="360" w:lineRule="auto"/>
        <w:jc w:val="both"/>
        <w:rPr>
          <w:ins w:id="1104" w:author="Ifeanyi Micheal Obinefo" w:date="2026-04-05T21:40:00Z" w16du:dateUtc="2026-04-06T01:40:00Z"/>
          <w:rFonts w:ascii="Times New Roman" w:eastAsiaTheme="minorEastAsia" w:hAnsi="Times New Roman" w:cs="Times New Roman"/>
        </w:rPr>
      </w:pPr>
    </w:p>
    <w:p w14:paraId="29577DB9" w14:textId="77777777" w:rsidR="00B75D92" w:rsidRDefault="00B75D92" w:rsidP="00D3713E">
      <w:pPr>
        <w:spacing w:line="360" w:lineRule="auto"/>
        <w:jc w:val="both"/>
        <w:rPr>
          <w:ins w:id="1105" w:author="Ifeanyi Micheal Obinefo" w:date="2026-04-05T21:40:00Z" w16du:dateUtc="2026-04-06T01:40:00Z"/>
          <w:rFonts w:ascii="Times New Roman" w:eastAsiaTheme="minorEastAsia" w:hAnsi="Times New Roman" w:cs="Times New Roman"/>
        </w:rPr>
      </w:pPr>
    </w:p>
    <w:p w14:paraId="7B9D98C6" w14:textId="77777777" w:rsidR="00B75D92" w:rsidRDefault="00B75D92" w:rsidP="00D3713E">
      <w:pPr>
        <w:spacing w:line="360" w:lineRule="auto"/>
        <w:jc w:val="both"/>
        <w:rPr>
          <w:ins w:id="1106" w:author="Ifeanyi Micheal Obinefo" w:date="2026-04-13T12:42:00Z" w16du:dateUtc="2026-04-13T16:42:00Z"/>
          <w:rFonts w:ascii="Times New Roman" w:eastAsiaTheme="minorEastAsia" w:hAnsi="Times New Roman" w:cs="Times New Roman"/>
        </w:rPr>
      </w:pPr>
    </w:p>
    <w:p w14:paraId="601E16C9" w14:textId="52D66A03" w:rsidR="007F728E" w:rsidRDefault="007F728E" w:rsidP="00D3713E">
      <w:pPr>
        <w:spacing w:line="360" w:lineRule="auto"/>
        <w:jc w:val="both"/>
        <w:rPr>
          <w:ins w:id="1107" w:author="Ifeanyi Micheal Obinefo" w:date="2026-04-05T21:40:00Z" w16du:dateUtc="2026-04-06T01:40:00Z"/>
          <w:rFonts w:ascii="Times New Roman" w:eastAsiaTheme="minorEastAsia" w:hAnsi="Times New Roman" w:cs="Times New Roman"/>
        </w:rPr>
      </w:pPr>
      <w:ins w:id="1108" w:author="Ifeanyi Micheal Obinefo" w:date="2026-04-13T12:42:00Z" w16du:dateUtc="2026-04-13T16:42:00Z">
        <w:r w:rsidRPr="007F728E">
          <w:rPr>
            <w:rFonts w:ascii="Times New Roman" w:eastAsiaTheme="minorEastAsia" w:hAnsi="Times New Roman" w:cs="Times New Roman"/>
            <w:noProof/>
          </w:rPr>
          <w:drawing>
            <wp:inline distT="0" distB="0" distL="0" distR="0" wp14:anchorId="403144A7" wp14:editId="2A27C5A7">
              <wp:extent cx="6858000" cy="4114800"/>
              <wp:effectExtent l="0" t="0" r="0" b="0"/>
              <wp:docPr id="1018792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4114800"/>
                      </a:xfrm>
                      <a:prstGeom prst="rect">
                        <a:avLst/>
                      </a:prstGeom>
                      <a:noFill/>
                      <a:ln>
                        <a:noFill/>
                      </a:ln>
                    </pic:spPr>
                  </pic:pic>
                </a:graphicData>
              </a:graphic>
            </wp:inline>
          </w:drawing>
        </w:r>
      </w:ins>
    </w:p>
    <w:p w14:paraId="75F7B864" w14:textId="77777777" w:rsidR="00211DB1" w:rsidRDefault="00211DB1" w:rsidP="00D3713E">
      <w:pPr>
        <w:spacing w:line="360" w:lineRule="auto"/>
        <w:jc w:val="both"/>
        <w:rPr>
          <w:ins w:id="1109" w:author="Ifeanyi Micheal Obinefo" w:date="2026-04-13T12:42:00Z" w16du:dateUtc="2026-04-13T16:42:00Z"/>
          <w:rFonts w:ascii="Times New Roman" w:eastAsiaTheme="minorEastAsia" w:hAnsi="Times New Roman" w:cs="Times New Roman"/>
        </w:rPr>
      </w:pPr>
    </w:p>
    <w:p w14:paraId="66AF0FB4" w14:textId="77777777" w:rsidR="00211DB1" w:rsidRDefault="00211DB1" w:rsidP="00D3713E">
      <w:pPr>
        <w:spacing w:line="360" w:lineRule="auto"/>
        <w:jc w:val="both"/>
        <w:rPr>
          <w:ins w:id="1110" w:author="Ifeanyi Micheal Obinefo" w:date="2026-04-13T12:42:00Z" w16du:dateUtc="2026-04-13T16:42:00Z"/>
          <w:rFonts w:ascii="Times New Roman" w:eastAsiaTheme="minorEastAsia" w:hAnsi="Times New Roman" w:cs="Times New Roman"/>
        </w:rPr>
      </w:pPr>
    </w:p>
    <w:p w14:paraId="52F75FF8" w14:textId="77777777" w:rsidR="00211DB1" w:rsidRDefault="00211DB1" w:rsidP="00D3713E">
      <w:pPr>
        <w:spacing w:line="360" w:lineRule="auto"/>
        <w:jc w:val="both"/>
        <w:rPr>
          <w:ins w:id="1111" w:author="Ifeanyi Micheal Obinefo" w:date="2026-04-13T12:42:00Z" w16du:dateUtc="2026-04-13T16:42:00Z"/>
          <w:rFonts w:ascii="Times New Roman" w:eastAsiaTheme="minorEastAsia" w:hAnsi="Times New Roman" w:cs="Times New Roman"/>
        </w:rPr>
      </w:pPr>
    </w:p>
    <w:p w14:paraId="5700BAED" w14:textId="77777777" w:rsidR="00211DB1" w:rsidRDefault="00211DB1" w:rsidP="00D3713E">
      <w:pPr>
        <w:spacing w:line="360" w:lineRule="auto"/>
        <w:jc w:val="both"/>
        <w:rPr>
          <w:ins w:id="1112" w:author="Ifeanyi Micheal Obinefo" w:date="2026-04-13T12:42:00Z" w16du:dateUtc="2026-04-13T16:42:00Z"/>
          <w:rFonts w:ascii="Times New Roman" w:eastAsiaTheme="minorEastAsia" w:hAnsi="Times New Roman" w:cs="Times New Roman"/>
        </w:rPr>
      </w:pPr>
    </w:p>
    <w:p w14:paraId="228B99DE" w14:textId="77777777" w:rsidR="00211DB1" w:rsidRDefault="00211DB1" w:rsidP="00D3713E">
      <w:pPr>
        <w:spacing w:line="360" w:lineRule="auto"/>
        <w:jc w:val="both"/>
        <w:rPr>
          <w:ins w:id="1113" w:author="Ifeanyi Micheal Obinefo" w:date="2026-04-13T12:42:00Z" w16du:dateUtc="2026-04-13T16:42:00Z"/>
          <w:rFonts w:ascii="Times New Roman" w:eastAsiaTheme="minorEastAsia" w:hAnsi="Times New Roman" w:cs="Times New Roman"/>
        </w:rPr>
      </w:pPr>
    </w:p>
    <w:p w14:paraId="247552AD" w14:textId="77777777" w:rsidR="00211DB1" w:rsidRDefault="00211DB1" w:rsidP="00D3713E">
      <w:pPr>
        <w:spacing w:line="360" w:lineRule="auto"/>
        <w:jc w:val="both"/>
        <w:rPr>
          <w:ins w:id="1114" w:author="Ifeanyi Micheal Obinefo" w:date="2026-04-13T12:42:00Z" w16du:dateUtc="2026-04-13T16:42:00Z"/>
          <w:rFonts w:ascii="Times New Roman" w:eastAsiaTheme="minorEastAsia" w:hAnsi="Times New Roman" w:cs="Times New Roman"/>
        </w:rPr>
      </w:pPr>
    </w:p>
    <w:p w14:paraId="252BC2E8" w14:textId="722F3B18" w:rsidR="00211DB1" w:rsidRDefault="00211DB1" w:rsidP="00D3713E">
      <w:pPr>
        <w:spacing w:line="360" w:lineRule="auto"/>
        <w:jc w:val="both"/>
        <w:rPr>
          <w:ins w:id="1115" w:author="Ifeanyi Micheal Obinefo" w:date="2026-04-13T12:42:00Z" w16du:dateUtc="2026-04-13T16:42:00Z"/>
          <w:rFonts w:ascii="Times New Roman" w:eastAsiaTheme="minorEastAsia" w:hAnsi="Times New Roman" w:cs="Times New Roman"/>
        </w:rPr>
      </w:pPr>
      <w:ins w:id="1116" w:author="Ifeanyi Micheal Obinefo" w:date="2026-04-13T12:42:00Z" w16du:dateUtc="2026-04-13T16:42:00Z">
        <w:r w:rsidRPr="00211DB1">
          <w:rPr>
            <w:rFonts w:ascii="Times New Roman" w:eastAsiaTheme="minorEastAsia" w:hAnsi="Times New Roman" w:cs="Times New Roman"/>
            <w:noProof/>
          </w:rPr>
          <w:drawing>
            <wp:inline distT="0" distB="0" distL="0" distR="0" wp14:anchorId="01A8C0BD" wp14:editId="56D9877A">
              <wp:extent cx="6858000" cy="4114800"/>
              <wp:effectExtent l="0" t="0" r="0" b="0"/>
              <wp:docPr id="632807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114800"/>
                      </a:xfrm>
                      <a:prstGeom prst="rect">
                        <a:avLst/>
                      </a:prstGeom>
                      <a:noFill/>
                      <a:ln>
                        <a:noFill/>
                      </a:ln>
                    </pic:spPr>
                  </pic:pic>
                </a:graphicData>
              </a:graphic>
            </wp:inline>
          </w:drawing>
        </w:r>
      </w:ins>
    </w:p>
    <w:p w14:paraId="43036D03" w14:textId="77777777" w:rsidR="00211DB1" w:rsidRDefault="00211DB1" w:rsidP="00D3713E">
      <w:pPr>
        <w:spacing w:line="360" w:lineRule="auto"/>
        <w:jc w:val="both"/>
        <w:rPr>
          <w:ins w:id="1117" w:author="Ifeanyi Micheal Obinefo" w:date="2026-04-13T12:42:00Z" w16du:dateUtc="2026-04-13T16:42:00Z"/>
          <w:rFonts w:ascii="Times New Roman" w:eastAsiaTheme="minorEastAsia" w:hAnsi="Times New Roman" w:cs="Times New Roman"/>
        </w:rPr>
      </w:pPr>
    </w:p>
    <w:p w14:paraId="5DE18AE0" w14:textId="77777777" w:rsidR="00211DB1" w:rsidRDefault="00211DB1" w:rsidP="00D3713E">
      <w:pPr>
        <w:spacing w:line="360" w:lineRule="auto"/>
        <w:jc w:val="both"/>
        <w:rPr>
          <w:ins w:id="1118" w:author="Ifeanyi Micheal Obinefo" w:date="2026-04-13T12:42:00Z" w16du:dateUtc="2026-04-13T16:42:00Z"/>
          <w:rFonts w:ascii="Times New Roman" w:eastAsiaTheme="minorEastAsia" w:hAnsi="Times New Roman" w:cs="Times New Roman"/>
        </w:rPr>
      </w:pPr>
    </w:p>
    <w:p w14:paraId="0B81A6CE" w14:textId="77777777" w:rsidR="002D6024" w:rsidRDefault="002D6024" w:rsidP="00D3713E">
      <w:pPr>
        <w:spacing w:line="360" w:lineRule="auto"/>
        <w:jc w:val="both"/>
        <w:rPr>
          <w:ins w:id="1119" w:author="Ifeanyi Micheal Obinefo" w:date="2026-04-13T12:42:00Z" w16du:dateUtc="2026-04-13T16:42:00Z"/>
          <w:rFonts w:ascii="Times New Roman" w:eastAsiaTheme="minorEastAsia" w:hAnsi="Times New Roman" w:cs="Times New Roman"/>
        </w:rPr>
      </w:pPr>
    </w:p>
    <w:p w14:paraId="3A1DC185" w14:textId="378D38F7" w:rsidR="00B75D92" w:rsidRPr="00EA5254" w:rsidRDefault="009B60C2">
      <w:pPr>
        <w:spacing w:line="360" w:lineRule="auto"/>
        <w:jc w:val="center"/>
        <w:rPr>
          <w:ins w:id="1120" w:author="Ifeanyi Micheal Obinefo" w:date="2026-04-05T21:40:00Z" w16du:dateUtc="2026-04-06T01:40:00Z"/>
          <w:rFonts w:ascii="Times New Roman" w:eastAsiaTheme="minorEastAsia" w:hAnsi="Times New Roman" w:cs="Times New Roman"/>
          <w:b/>
          <w:bCs/>
          <w:rPrChange w:id="1121" w:author="Ifeanyi Micheal Obinefo" w:date="2026-04-13T19:19:00Z" w16du:dateUtc="2026-04-13T23:19:00Z">
            <w:rPr>
              <w:ins w:id="1122" w:author="Ifeanyi Micheal Obinefo" w:date="2026-04-05T21:40:00Z" w16du:dateUtc="2026-04-06T01:40:00Z"/>
              <w:rFonts w:ascii="Times New Roman" w:eastAsiaTheme="minorEastAsia" w:hAnsi="Times New Roman" w:cs="Times New Roman"/>
            </w:rPr>
          </w:rPrChange>
        </w:rPr>
        <w:pPrChange w:id="1123" w:author="Ifeanyi Micheal Obinefo" w:date="2026-04-13T19:19:00Z" w16du:dateUtc="2026-04-13T23:19:00Z">
          <w:pPr>
            <w:spacing w:line="360" w:lineRule="auto"/>
            <w:jc w:val="both"/>
          </w:pPr>
        </w:pPrChange>
      </w:pPr>
      <w:ins w:id="1124" w:author="Ifeanyi Micheal Obinefo" w:date="2026-04-13T12:19:00Z" w16du:dateUtc="2026-04-13T16:19:00Z">
        <w:r w:rsidRPr="00EA5254">
          <w:rPr>
            <w:rFonts w:ascii="Times New Roman" w:eastAsiaTheme="minorEastAsia" w:hAnsi="Times New Roman" w:cs="Times New Roman"/>
            <w:b/>
            <w:bCs/>
            <w:rPrChange w:id="1125" w:author="Ifeanyi Micheal Obinefo" w:date="2026-04-13T19:19:00Z" w16du:dateUtc="2026-04-13T23:19:00Z">
              <w:rPr>
                <w:rFonts w:ascii="Times New Roman" w:eastAsiaTheme="minorEastAsia" w:hAnsi="Times New Roman" w:cs="Times New Roman"/>
              </w:rPr>
            </w:rPrChange>
          </w:rPr>
          <w:lastRenderedPageBreak/>
          <w:t>4.0 RESULTS</w:t>
        </w:r>
      </w:ins>
    </w:p>
    <w:p w14:paraId="086ABBCD" w14:textId="6CB5D221" w:rsidR="00B75D92" w:rsidRDefault="001E08A7" w:rsidP="00884E2E">
      <w:pPr>
        <w:pStyle w:val="Caption"/>
        <w:rPr>
          <w:ins w:id="1126" w:author="Ifeanyi Micheal Obinefo" w:date="2026-04-05T21:40:00Z" w16du:dateUtc="2026-04-06T01:40:00Z"/>
          <w:rFonts w:cs="Times New Roman"/>
        </w:rPr>
        <w:pPrChange w:id="1127" w:author="Ifeanyi Micheal Obinefo" w:date="2026-04-13T20:07:00Z" w16du:dateUtc="2026-04-14T00:07:00Z">
          <w:pPr>
            <w:spacing w:line="360" w:lineRule="auto"/>
            <w:jc w:val="both"/>
          </w:pPr>
        </w:pPrChange>
      </w:pPr>
      <w:ins w:id="1128" w:author="Ifeanyi Micheal Obinefo" w:date="2026-04-13T19:59:00Z" w16du:dateUtc="2026-04-13T23:59:00Z">
        <w:r w:rsidRPr="008C7B2D">
          <w:rPr>
            <w:rFonts w:cs="Times New Roman"/>
          </w:rPr>
          <w:t xml:space="preserve">Table </w:t>
        </w:r>
        <w:r>
          <w:rPr>
            <w:rFonts w:cs="Times New Roman"/>
          </w:rPr>
          <w:t>4.</w:t>
        </w:r>
        <w:r w:rsidRPr="008C7B2D">
          <w:rPr>
            <w:rFonts w:cs="Times New Roman"/>
          </w:rPr>
          <w:t xml:space="preserve"> Regression Results of </w:t>
        </w:r>
        <w:r>
          <w:rPr>
            <w:rFonts w:cs="Times New Roman"/>
          </w:rPr>
          <w:t xml:space="preserve">the effect of </w:t>
        </w:r>
      </w:ins>
      <w:ins w:id="1129" w:author="Ifeanyi Micheal Obinefo" w:date="2026-04-13T20:06:00Z" w16du:dateUtc="2026-04-14T00:06:00Z">
        <w:r w:rsidR="00A029E6">
          <w:rPr>
            <w:rFonts w:cs="Times New Roman"/>
          </w:rPr>
          <w:t>Income and</w:t>
        </w:r>
      </w:ins>
      <w:ins w:id="1130" w:author="Ifeanyi Micheal Obinefo" w:date="2026-04-13T20:06:00Z">
        <w:r w:rsidR="00A029E6" w:rsidRPr="00A029E6">
          <w:rPr>
            <w:rFonts w:cs="Times New Roman"/>
          </w:rPr>
          <w:t xml:space="preserve"> </w:t>
        </w:r>
      </w:ins>
      <w:ins w:id="1131" w:author="Ifeanyi Micheal Obinefo" w:date="2026-04-13T20:06:00Z" w16du:dateUtc="2026-04-14T00:06:00Z">
        <w:r w:rsidR="00A029E6">
          <w:rPr>
            <w:rFonts w:cs="Times New Roman"/>
          </w:rPr>
          <w:t xml:space="preserve">agricultural </w:t>
        </w:r>
      </w:ins>
      <w:ins w:id="1132" w:author="Ifeanyi Micheal Obinefo" w:date="2026-04-13T20:06:00Z">
        <w:r w:rsidR="00A029E6" w:rsidRPr="00A029E6">
          <w:rPr>
            <w:rFonts w:cs="Times New Roman"/>
          </w:rPr>
          <w:t xml:space="preserve">shocks on </w:t>
        </w:r>
      </w:ins>
      <w:ins w:id="1133" w:author="Ifeanyi Micheal Obinefo" w:date="2026-04-13T20:06:00Z" w16du:dateUtc="2026-04-14T00:06:00Z">
        <w:r w:rsidR="00B91D59">
          <w:rPr>
            <w:rFonts w:cs="Times New Roman"/>
          </w:rPr>
          <w:t>the Height-for-Age (Z</w:t>
        </w:r>
      </w:ins>
      <w:ins w:id="1134" w:author="Ifeanyi Micheal Obinefo" w:date="2026-04-13T20:07:00Z" w16du:dateUtc="2026-04-14T00:07:00Z">
        <w:r w:rsidR="00B91D59">
          <w:rPr>
            <w:rFonts w:cs="Times New Roman"/>
          </w:rPr>
          <w:t xml:space="preserve">-score) of </w:t>
        </w:r>
        <w:r w:rsidR="00C53541">
          <w:rPr>
            <w:rFonts w:cs="Times New Roman"/>
          </w:rPr>
          <w:t>Agricultural Households in Nigeria</w:t>
        </w:r>
        <w:r w:rsidR="00884E2E">
          <w:rPr>
            <w:rFonts w:cs="Times New Roman"/>
          </w:rPr>
          <w:t>.</w:t>
        </w:r>
      </w:ins>
    </w:p>
    <w:tbl>
      <w:tblPr>
        <w:tblW w:w="0" w:type="auto"/>
        <w:tblLayout w:type="fixed"/>
        <w:tblLook w:val="04A0" w:firstRow="1" w:lastRow="0" w:firstColumn="1" w:lastColumn="0" w:noHBand="0" w:noVBand="1"/>
      </w:tblPr>
      <w:tblGrid>
        <w:gridCol w:w="5058"/>
        <w:gridCol w:w="4140"/>
        <w:tblGridChange w:id="1135">
          <w:tblGrid>
            <w:gridCol w:w="5058"/>
            <w:gridCol w:w="4140"/>
          </w:tblGrid>
        </w:tblGridChange>
      </w:tblGrid>
      <w:tr w:rsidR="00B75D92" w:rsidRPr="00B75D92" w14:paraId="2DA2FE5C" w14:textId="77777777">
        <w:trPr>
          <w:ins w:id="1136" w:author="Ifeanyi Micheal Obinefo" w:date="2026-04-05T21:40:00Z"/>
        </w:trPr>
        <w:tc>
          <w:tcPr>
            <w:tcW w:w="5058" w:type="dxa"/>
            <w:tcBorders>
              <w:top w:val="single" w:sz="4" w:space="0" w:color="auto"/>
              <w:left w:val="nil"/>
              <w:bottom w:val="nil"/>
              <w:right w:val="nil"/>
            </w:tcBorders>
          </w:tcPr>
          <w:p w14:paraId="231130C0" w14:textId="77777777" w:rsidR="00B75D92" w:rsidRPr="00B75D92" w:rsidRDefault="00B75D92">
            <w:pPr>
              <w:spacing w:line="240" w:lineRule="auto"/>
              <w:jc w:val="both"/>
              <w:rPr>
                <w:ins w:id="1137" w:author="Ifeanyi Micheal Obinefo" w:date="2026-04-05T21:40:00Z"/>
                <w:rFonts w:ascii="Times New Roman" w:eastAsiaTheme="minorEastAsia" w:hAnsi="Times New Roman" w:cs="Times New Roman"/>
              </w:rPr>
              <w:pPrChange w:id="1138" w:author="Ifeanyi Micheal Obinefo" w:date="2026-04-07T11:10:00Z" w16du:dateUtc="2026-04-07T15:10:00Z">
                <w:pPr>
                  <w:spacing w:line="360" w:lineRule="auto"/>
                  <w:jc w:val="both"/>
                </w:pPr>
              </w:pPrChange>
            </w:pPr>
          </w:p>
        </w:tc>
        <w:tc>
          <w:tcPr>
            <w:tcW w:w="4140" w:type="dxa"/>
            <w:tcBorders>
              <w:top w:val="single" w:sz="4" w:space="0" w:color="auto"/>
              <w:left w:val="nil"/>
              <w:bottom w:val="nil"/>
              <w:right w:val="nil"/>
            </w:tcBorders>
          </w:tcPr>
          <w:p w14:paraId="65880133" w14:textId="77777777" w:rsidR="00B75D92" w:rsidRPr="00B75D92" w:rsidRDefault="00B75D92">
            <w:pPr>
              <w:spacing w:line="240" w:lineRule="auto"/>
              <w:jc w:val="both"/>
              <w:rPr>
                <w:ins w:id="1139" w:author="Ifeanyi Micheal Obinefo" w:date="2026-04-05T21:40:00Z"/>
                <w:rFonts w:ascii="Times New Roman" w:eastAsiaTheme="minorEastAsia" w:hAnsi="Times New Roman" w:cs="Times New Roman"/>
              </w:rPr>
              <w:pPrChange w:id="1140" w:author="Ifeanyi Micheal Obinefo" w:date="2026-04-07T11:10:00Z" w16du:dateUtc="2026-04-07T15:10:00Z">
                <w:pPr>
                  <w:spacing w:line="360" w:lineRule="auto"/>
                  <w:jc w:val="both"/>
                </w:pPr>
              </w:pPrChange>
            </w:pPr>
          </w:p>
        </w:tc>
      </w:tr>
      <w:tr w:rsidR="00B75D92" w:rsidRPr="00B75D92" w14:paraId="306D4321" w14:textId="77777777">
        <w:trPr>
          <w:trHeight w:val="60"/>
          <w:ins w:id="1141" w:author="Ifeanyi Micheal Obinefo" w:date="2026-04-05T21:40:00Z"/>
        </w:trPr>
        <w:tc>
          <w:tcPr>
            <w:tcW w:w="9198" w:type="dxa"/>
            <w:gridSpan w:val="2"/>
          </w:tcPr>
          <w:p w14:paraId="6104DA6C" w14:textId="77777777" w:rsidR="00B75D92" w:rsidRPr="00B75D92" w:rsidRDefault="00B75D92">
            <w:pPr>
              <w:spacing w:line="240" w:lineRule="auto"/>
              <w:jc w:val="both"/>
              <w:rPr>
                <w:ins w:id="1142" w:author="Ifeanyi Micheal Obinefo" w:date="2026-04-05T21:40:00Z"/>
                <w:rFonts w:ascii="Times New Roman" w:eastAsiaTheme="minorEastAsia" w:hAnsi="Times New Roman" w:cs="Times New Roman"/>
              </w:rPr>
              <w:pPrChange w:id="1143" w:author="Ifeanyi Micheal Obinefo" w:date="2026-04-07T11:10:00Z" w16du:dateUtc="2026-04-07T15:10:00Z">
                <w:pPr>
                  <w:spacing w:line="360" w:lineRule="auto"/>
                  <w:jc w:val="both"/>
                </w:pPr>
              </w:pPrChange>
            </w:pPr>
            <w:ins w:id="1144" w:author="Ifeanyi Micheal Obinefo" w:date="2026-04-05T21:40:00Z">
              <w:r w:rsidRPr="00B75D92">
                <w:rPr>
                  <w:rFonts w:ascii="Times New Roman" w:eastAsiaTheme="minorEastAsia" w:hAnsi="Times New Roman" w:cs="Times New Roman"/>
                </w:rPr>
                <w:t>Dependent Variable :                                         Height-for-Age (Z-score)</w:t>
              </w:r>
            </w:ins>
          </w:p>
          <w:p w14:paraId="123C5A9F" w14:textId="77777777" w:rsidR="00B75D92" w:rsidRPr="00B75D92" w:rsidRDefault="00B75D92">
            <w:pPr>
              <w:spacing w:line="240" w:lineRule="auto"/>
              <w:jc w:val="both"/>
              <w:rPr>
                <w:ins w:id="1145" w:author="Ifeanyi Micheal Obinefo" w:date="2026-04-05T21:40:00Z"/>
                <w:rFonts w:ascii="Times New Roman" w:eastAsiaTheme="minorEastAsia" w:hAnsi="Times New Roman" w:cs="Times New Roman"/>
              </w:rPr>
              <w:pPrChange w:id="1146" w:author="Ifeanyi Micheal Obinefo" w:date="2026-04-07T11:10:00Z" w16du:dateUtc="2026-04-07T15:10:00Z">
                <w:pPr>
                  <w:spacing w:line="360" w:lineRule="auto"/>
                  <w:jc w:val="both"/>
                </w:pPr>
              </w:pPrChange>
            </w:pPr>
          </w:p>
        </w:tc>
      </w:tr>
      <w:tr w:rsidR="00B65C7D" w:rsidRPr="00B75D92" w14:paraId="59A75C8E" w14:textId="77777777" w:rsidTr="004F0151">
        <w:tblPrEx>
          <w:tblW w:w="0" w:type="auto"/>
          <w:tblLayout w:type="fixed"/>
          <w:tblPrExChange w:id="1147" w:author="Ifeanyi Micheal Obinefo" w:date="2026-04-13T19:51:00Z" w16du:dateUtc="2026-04-13T23:51:00Z">
            <w:tblPrEx>
              <w:tblW w:w="0" w:type="auto"/>
              <w:tblLayout w:type="fixed"/>
            </w:tblPrEx>
          </w:tblPrExChange>
        </w:tblPrEx>
        <w:trPr>
          <w:ins w:id="1148" w:author="Ifeanyi Micheal Obinefo" w:date="2026-04-05T21:40:00Z"/>
        </w:trPr>
        <w:tc>
          <w:tcPr>
            <w:tcW w:w="5058" w:type="dxa"/>
            <w:tcBorders>
              <w:top w:val="single" w:sz="4" w:space="0" w:color="auto"/>
              <w:left w:val="nil"/>
              <w:bottom w:val="nil"/>
              <w:right w:val="nil"/>
            </w:tcBorders>
            <w:hideMark/>
            <w:tcPrChange w:id="1149" w:author="Ifeanyi Micheal Obinefo" w:date="2026-04-13T19:51:00Z" w16du:dateUtc="2026-04-13T23:51:00Z">
              <w:tcPr>
                <w:tcW w:w="5058" w:type="dxa"/>
                <w:tcBorders>
                  <w:top w:val="single" w:sz="4" w:space="0" w:color="auto"/>
                  <w:left w:val="nil"/>
                  <w:bottom w:val="nil"/>
                  <w:right w:val="nil"/>
                </w:tcBorders>
                <w:hideMark/>
              </w:tcPr>
            </w:tcPrChange>
          </w:tcPr>
          <w:p w14:paraId="6AB519C2" w14:textId="3D8609B7" w:rsidR="00B65C7D" w:rsidRPr="00B75D92" w:rsidRDefault="00B65C7D" w:rsidP="00B65C7D">
            <w:pPr>
              <w:spacing w:line="240" w:lineRule="auto"/>
              <w:jc w:val="both"/>
              <w:rPr>
                <w:ins w:id="1150" w:author="Ifeanyi Micheal Obinefo" w:date="2026-04-05T21:40:00Z"/>
                <w:rFonts w:ascii="Times New Roman" w:eastAsiaTheme="minorEastAsia" w:hAnsi="Times New Roman" w:cs="Times New Roman"/>
              </w:rPr>
              <w:pPrChange w:id="1151" w:author="Ifeanyi Micheal Obinefo" w:date="2026-04-07T11:10:00Z" w16du:dateUtc="2026-04-07T15:10:00Z">
                <w:pPr>
                  <w:spacing w:line="360" w:lineRule="auto"/>
                  <w:jc w:val="both"/>
                </w:pPr>
              </w:pPrChange>
            </w:pPr>
            <w:ins w:id="1152" w:author="Ifeanyi Micheal Obinefo" w:date="2026-04-13T19:41:00Z" w16du:dateUtc="2026-04-13T23:41:00Z">
              <w:r w:rsidRPr="00B75D92">
                <w:rPr>
                  <w:rFonts w:ascii="Times New Roman" w:eastAsiaTheme="minorEastAsia" w:hAnsi="Times New Roman" w:cs="Times New Roman"/>
                </w:rPr>
                <w:t xml:space="preserve">Income * Shock </w:t>
              </w:r>
            </w:ins>
          </w:p>
        </w:tc>
        <w:tc>
          <w:tcPr>
            <w:tcW w:w="4140" w:type="dxa"/>
            <w:tcBorders>
              <w:top w:val="single" w:sz="4" w:space="0" w:color="auto"/>
              <w:left w:val="nil"/>
              <w:bottom w:val="nil"/>
              <w:right w:val="nil"/>
            </w:tcBorders>
            <w:tcPrChange w:id="1153" w:author="Ifeanyi Micheal Obinefo" w:date="2026-04-13T19:51:00Z" w16du:dateUtc="2026-04-13T23:51:00Z">
              <w:tcPr>
                <w:tcW w:w="4140" w:type="dxa"/>
                <w:tcBorders>
                  <w:top w:val="single" w:sz="4" w:space="0" w:color="auto"/>
                  <w:left w:val="nil"/>
                  <w:bottom w:val="nil"/>
                  <w:right w:val="nil"/>
                </w:tcBorders>
              </w:tcPr>
            </w:tcPrChange>
          </w:tcPr>
          <w:p w14:paraId="40AA2056" w14:textId="753DD86A" w:rsidR="00B65C7D" w:rsidRPr="00B75D92" w:rsidRDefault="00B65C7D" w:rsidP="00B65C7D">
            <w:pPr>
              <w:spacing w:line="240" w:lineRule="auto"/>
              <w:jc w:val="both"/>
              <w:rPr>
                <w:ins w:id="1154" w:author="Ifeanyi Micheal Obinefo" w:date="2026-04-05T21:40:00Z"/>
                <w:rFonts w:ascii="Times New Roman" w:eastAsiaTheme="minorEastAsia" w:hAnsi="Times New Roman" w:cs="Times New Roman"/>
              </w:rPr>
              <w:pPrChange w:id="1155" w:author="Ifeanyi Micheal Obinefo" w:date="2026-04-07T11:10:00Z" w16du:dateUtc="2026-04-07T15:10:00Z">
                <w:pPr>
                  <w:spacing w:line="360" w:lineRule="auto"/>
                  <w:jc w:val="both"/>
                </w:pPr>
              </w:pPrChange>
            </w:pPr>
            <w:ins w:id="1156" w:author="Ifeanyi Micheal Obinefo" w:date="2026-04-13T19:52:00Z" w16du:dateUtc="2026-04-13T23:52:00Z">
              <w:r>
                <w:rPr>
                  <w:rFonts w:ascii="Times New Roman" w:hAnsi="Times New Roman" w:cs="Times New Roman"/>
                  <w:kern w:val="0"/>
                </w:rPr>
                <w:t>1.02*</w:t>
              </w:r>
            </w:ins>
          </w:p>
        </w:tc>
      </w:tr>
      <w:tr w:rsidR="00B65C7D" w:rsidRPr="00B75D92" w14:paraId="74634397" w14:textId="77777777" w:rsidTr="004F0151">
        <w:tblPrEx>
          <w:tblW w:w="0" w:type="auto"/>
          <w:tblLayout w:type="fixed"/>
          <w:tblPrExChange w:id="1157" w:author="Ifeanyi Micheal Obinefo" w:date="2026-04-13T19:51:00Z" w16du:dateUtc="2026-04-13T23:51:00Z">
            <w:tblPrEx>
              <w:tblW w:w="0" w:type="auto"/>
              <w:tblLayout w:type="fixed"/>
            </w:tblPrEx>
          </w:tblPrExChange>
        </w:tblPrEx>
        <w:trPr>
          <w:ins w:id="1158" w:author="Ifeanyi Micheal Obinefo" w:date="2026-04-05T21:40:00Z"/>
        </w:trPr>
        <w:tc>
          <w:tcPr>
            <w:tcW w:w="5058" w:type="dxa"/>
            <w:tcPrChange w:id="1159" w:author="Ifeanyi Micheal Obinefo" w:date="2026-04-13T19:51:00Z" w16du:dateUtc="2026-04-13T23:51:00Z">
              <w:tcPr>
                <w:tcW w:w="5058" w:type="dxa"/>
              </w:tcPr>
            </w:tcPrChange>
          </w:tcPr>
          <w:p w14:paraId="0496A136" w14:textId="77777777" w:rsidR="00B65C7D" w:rsidRPr="00B75D92" w:rsidRDefault="00B65C7D" w:rsidP="00B65C7D">
            <w:pPr>
              <w:spacing w:line="240" w:lineRule="auto"/>
              <w:jc w:val="both"/>
              <w:rPr>
                <w:ins w:id="1160" w:author="Ifeanyi Micheal Obinefo" w:date="2026-04-05T21:40:00Z"/>
                <w:rFonts w:ascii="Times New Roman" w:eastAsiaTheme="minorEastAsia" w:hAnsi="Times New Roman" w:cs="Times New Roman"/>
              </w:rPr>
              <w:pPrChange w:id="1161" w:author="Ifeanyi Micheal Obinefo" w:date="2026-04-07T11:10:00Z" w16du:dateUtc="2026-04-07T15:10:00Z">
                <w:pPr>
                  <w:spacing w:line="360" w:lineRule="auto"/>
                  <w:jc w:val="both"/>
                </w:pPr>
              </w:pPrChange>
            </w:pPr>
          </w:p>
        </w:tc>
        <w:tc>
          <w:tcPr>
            <w:tcW w:w="4140" w:type="dxa"/>
            <w:tcPrChange w:id="1162" w:author="Ifeanyi Micheal Obinefo" w:date="2026-04-13T19:51:00Z" w16du:dateUtc="2026-04-13T23:51:00Z">
              <w:tcPr>
                <w:tcW w:w="4140" w:type="dxa"/>
              </w:tcPr>
            </w:tcPrChange>
          </w:tcPr>
          <w:p w14:paraId="21B33E21" w14:textId="5978CE9D" w:rsidR="00B65C7D" w:rsidRPr="00B75D92" w:rsidRDefault="00B65C7D" w:rsidP="00B65C7D">
            <w:pPr>
              <w:spacing w:line="240" w:lineRule="auto"/>
              <w:jc w:val="both"/>
              <w:rPr>
                <w:ins w:id="1163" w:author="Ifeanyi Micheal Obinefo" w:date="2026-04-05T21:40:00Z"/>
                <w:rFonts w:ascii="Times New Roman" w:eastAsiaTheme="minorEastAsia" w:hAnsi="Times New Roman" w:cs="Times New Roman"/>
              </w:rPr>
              <w:pPrChange w:id="1164" w:author="Ifeanyi Micheal Obinefo" w:date="2026-04-07T11:10:00Z" w16du:dateUtc="2026-04-07T15:10:00Z">
                <w:pPr>
                  <w:spacing w:line="360" w:lineRule="auto"/>
                  <w:jc w:val="both"/>
                </w:pPr>
              </w:pPrChange>
            </w:pPr>
            <w:ins w:id="1165" w:author="Ifeanyi Micheal Obinefo" w:date="2026-04-13T19:52:00Z" w16du:dateUtc="2026-04-13T23:52:00Z">
              <w:r>
                <w:rPr>
                  <w:rFonts w:ascii="Times New Roman" w:hAnsi="Times New Roman" w:cs="Times New Roman"/>
                  <w:kern w:val="0"/>
                </w:rPr>
                <w:t>(0.56)</w:t>
              </w:r>
            </w:ins>
          </w:p>
        </w:tc>
      </w:tr>
      <w:tr w:rsidR="001650E6" w:rsidRPr="00B75D92" w14:paraId="2323EE38" w14:textId="77777777" w:rsidTr="00B65C7D">
        <w:tblPrEx>
          <w:tblW w:w="0" w:type="auto"/>
          <w:tblLayout w:type="fixed"/>
          <w:tblPrExChange w:id="1166" w:author="Ifeanyi Micheal Obinefo" w:date="2026-04-13T19:52:00Z" w16du:dateUtc="2026-04-13T23:52:00Z">
            <w:tblPrEx>
              <w:tblW w:w="0" w:type="auto"/>
              <w:tblLayout w:type="fixed"/>
            </w:tblPrEx>
          </w:tblPrExChange>
        </w:tblPrEx>
        <w:trPr>
          <w:ins w:id="1167" w:author="Ifeanyi Micheal Obinefo" w:date="2026-04-05T21:40:00Z"/>
        </w:trPr>
        <w:tc>
          <w:tcPr>
            <w:tcW w:w="5058" w:type="dxa"/>
            <w:hideMark/>
            <w:tcPrChange w:id="1168" w:author="Ifeanyi Micheal Obinefo" w:date="2026-04-13T19:52:00Z" w16du:dateUtc="2026-04-13T23:52:00Z">
              <w:tcPr>
                <w:tcW w:w="5058" w:type="dxa"/>
                <w:hideMark/>
              </w:tcPr>
            </w:tcPrChange>
          </w:tcPr>
          <w:p w14:paraId="1F24DC43" w14:textId="7D8F0A49" w:rsidR="001650E6" w:rsidRPr="00B75D92" w:rsidRDefault="001650E6" w:rsidP="001650E6">
            <w:pPr>
              <w:spacing w:line="240" w:lineRule="auto"/>
              <w:jc w:val="both"/>
              <w:rPr>
                <w:ins w:id="1169" w:author="Ifeanyi Micheal Obinefo" w:date="2026-04-05T21:40:00Z"/>
                <w:rFonts w:ascii="Times New Roman" w:eastAsiaTheme="minorEastAsia" w:hAnsi="Times New Roman" w:cs="Times New Roman"/>
              </w:rPr>
              <w:pPrChange w:id="1170" w:author="Ifeanyi Micheal Obinefo" w:date="2026-04-07T11:10:00Z" w16du:dateUtc="2026-04-07T15:10:00Z">
                <w:pPr>
                  <w:spacing w:line="360" w:lineRule="auto"/>
                  <w:jc w:val="both"/>
                </w:pPr>
              </w:pPrChange>
            </w:pPr>
            <w:ins w:id="1171" w:author="Ifeanyi Micheal Obinefo" w:date="2026-04-13T19:50:00Z" w16du:dateUtc="2026-04-13T23:50:00Z">
              <w:r w:rsidRPr="00B75D92">
                <w:rPr>
                  <w:rFonts w:ascii="Times New Roman" w:eastAsiaTheme="minorEastAsia" w:hAnsi="Times New Roman" w:cs="Times New Roman"/>
                </w:rPr>
                <w:t xml:space="preserve">Income </w:t>
              </w:r>
              <w:r>
                <w:rPr>
                  <w:rFonts w:ascii="Times New Roman" w:eastAsiaTheme="minorEastAsia" w:hAnsi="Times New Roman" w:cs="Times New Roman"/>
                </w:rPr>
                <w:t>(Naira)</w:t>
              </w:r>
            </w:ins>
          </w:p>
        </w:tc>
        <w:tc>
          <w:tcPr>
            <w:tcW w:w="4140" w:type="dxa"/>
            <w:tcPrChange w:id="1172" w:author="Ifeanyi Micheal Obinefo" w:date="2026-04-13T19:52:00Z" w16du:dateUtc="2026-04-13T23:52:00Z">
              <w:tcPr>
                <w:tcW w:w="4140" w:type="dxa"/>
              </w:tcPr>
            </w:tcPrChange>
          </w:tcPr>
          <w:p w14:paraId="6422B919" w14:textId="307A9D64" w:rsidR="001650E6" w:rsidRPr="00B75D92" w:rsidRDefault="001650E6" w:rsidP="001650E6">
            <w:pPr>
              <w:spacing w:line="240" w:lineRule="auto"/>
              <w:jc w:val="both"/>
              <w:rPr>
                <w:ins w:id="1173" w:author="Ifeanyi Micheal Obinefo" w:date="2026-04-05T21:40:00Z"/>
                <w:rFonts w:ascii="Times New Roman" w:eastAsiaTheme="minorEastAsia" w:hAnsi="Times New Roman" w:cs="Times New Roman"/>
              </w:rPr>
              <w:pPrChange w:id="1174" w:author="Ifeanyi Micheal Obinefo" w:date="2026-04-07T11:10:00Z" w16du:dateUtc="2026-04-07T15:10:00Z">
                <w:pPr>
                  <w:spacing w:line="360" w:lineRule="auto"/>
                  <w:jc w:val="both"/>
                </w:pPr>
              </w:pPrChange>
            </w:pPr>
            <w:ins w:id="1175" w:author="Ifeanyi Micheal Obinefo" w:date="2026-04-13T19:52:00Z" w16du:dateUtc="2026-04-13T23:52:00Z">
              <w:r>
                <w:rPr>
                  <w:rFonts w:ascii="Times New Roman" w:hAnsi="Times New Roman" w:cs="Times New Roman"/>
                  <w:kern w:val="0"/>
                </w:rPr>
                <w:t>0.84</w:t>
              </w:r>
              <w:r>
                <w:rPr>
                  <w:rFonts w:ascii="Times New Roman" w:hAnsi="Times New Roman" w:cs="Times New Roman"/>
                  <w:kern w:val="0"/>
                </w:rPr>
                <w:t>***</w:t>
              </w:r>
            </w:ins>
          </w:p>
        </w:tc>
      </w:tr>
      <w:tr w:rsidR="001650E6" w:rsidRPr="00B75D92" w14:paraId="55BFA89A" w14:textId="77777777" w:rsidTr="00B65C7D">
        <w:tblPrEx>
          <w:tblW w:w="0" w:type="auto"/>
          <w:tblLayout w:type="fixed"/>
          <w:tblPrExChange w:id="1176" w:author="Ifeanyi Micheal Obinefo" w:date="2026-04-13T19:52:00Z" w16du:dateUtc="2026-04-13T23:52:00Z">
            <w:tblPrEx>
              <w:tblW w:w="0" w:type="auto"/>
              <w:tblLayout w:type="fixed"/>
            </w:tblPrEx>
          </w:tblPrExChange>
        </w:tblPrEx>
        <w:trPr>
          <w:ins w:id="1177" w:author="Ifeanyi Micheal Obinefo" w:date="2026-04-05T21:40:00Z"/>
        </w:trPr>
        <w:tc>
          <w:tcPr>
            <w:tcW w:w="5058" w:type="dxa"/>
            <w:tcPrChange w:id="1178" w:author="Ifeanyi Micheal Obinefo" w:date="2026-04-13T19:52:00Z" w16du:dateUtc="2026-04-13T23:52:00Z">
              <w:tcPr>
                <w:tcW w:w="5058" w:type="dxa"/>
              </w:tcPr>
            </w:tcPrChange>
          </w:tcPr>
          <w:p w14:paraId="347690AB" w14:textId="77777777" w:rsidR="001650E6" w:rsidRPr="00B75D92" w:rsidRDefault="001650E6" w:rsidP="001650E6">
            <w:pPr>
              <w:spacing w:line="240" w:lineRule="auto"/>
              <w:jc w:val="both"/>
              <w:rPr>
                <w:ins w:id="1179" w:author="Ifeanyi Micheal Obinefo" w:date="2026-04-05T21:40:00Z"/>
                <w:rFonts w:ascii="Times New Roman" w:eastAsiaTheme="minorEastAsia" w:hAnsi="Times New Roman" w:cs="Times New Roman"/>
              </w:rPr>
              <w:pPrChange w:id="1180" w:author="Ifeanyi Micheal Obinefo" w:date="2026-04-07T11:10:00Z" w16du:dateUtc="2026-04-07T15:10:00Z">
                <w:pPr>
                  <w:spacing w:line="360" w:lineRule="auto"/>
                  <w:jc w:val="both"/>
                </w:pPr>
              </w:pPrChange>
            </w:pPr>
          </w:p>
        </w:tc>
        <w:tc>
          <w:tcPr>
            <w:tcW w:w="4140" w:type="dxa"/>
            <w:tcPrChange w:id="1181" w:author="Ifeanyi Micheal Obinefo" w:date="2026-04-13T19:52:00Z" w16du:dateUtc="2026-04-13T23:52:00Z">
              <w:tcPr>
                <w:tcW w:w="4140" w:type="dxa"/>
              </w:tcPr>
            </w:tcPrChange>
          </w:tcPr>
          <w:p w14:paraId="4398BE0C" w14:textId="2EC2499E" w:rsidR="001650E6" w:rsidRPr="00B75D92" w:rsidRDefault="001650E6" w:rsidP="001650E6">
            <w:pPr>
              <w:spacing w:line="240" w:lineRule="auto"/>
              <w:jc w:val="both"/>
              <w:rPr>
                <w:ins w:id="1182" w:author="Ifeanyi Micheal Obinefo" w:date="2026-04-05T21:40:00Z"/>
                <w:rFonts w:ascii="Times New Roman" w:eastAsiaTheme="minorEastAsia" w:hAnsi="Times New Roman" w:cs="Times New Roman"/>
              </w:rPr>
              <w:pPrChange w:id="1183" w:author="Ifeanyi Micheal Obinefo" w:date="2026-04-07T11:10:00Z" w16du:dateUtc="2026-04-07T15:10:00Z">
                <w:pPr>
                  <w:spacing w:line="360" w:lineRule="auto"/>
                  <w:jc w:val="both"/>
                </w:pPr>
              </w:pPrChange>
            </w:pPr>
            <w:ins w:id="1184" w:author="Ifeanyi Micheal Obinefo" w:date="2026-04-13T19:52:00Z" w16du:dateUtc="2026-04-13T23:52:00Z">
              <w:r>
                <w:rPr>
                  <w:rFonts w:ascii="Times New Roman" w:hAnsi="Times New Roman" w:cs="Times New Roman"/>
                  <w:kern w:val="0"/>
                </w:rPr>
                <w:t>(0.</w:t>
              </w:r>
              <w:r>
                <w:rPr>
                  <w:rFonts w:ascii="Times New Roman" w:hAnsi="Times New Roman" w:cs="Times New Roman"/>
                  <w:kern w:val="0"/>
                </w:rPr>
                <w:t>00</w:t>
              </w:r>
              <w:r>
                <w:rPr>
                  <w:rFonts w:ascii="Times New Roman" w:hAnsi="Times New Roman" w:cs="Times New Roman"/>
                  <w:kern w:val="0"/>
                </w:rPr>
                <w:t>)</w:t>
              </w:r>
            </w:ins>
          </w:p>
        </w:tc>
      </w:tr>
      <w:tr w:rsidR="001650E6" w:rsidRPr="00B75D92" w14:paraId="752D66DC" w14:textId="77777777">
        <w:trPr>
          <w:ins w:id="1185" w:author="Ifeanyi Micheal Obinefo" w:date="2026-04-05T21:40:00Z"/>
        </w:trPr>
        <w:tc>
          <w:tcPr>
            <w:tcW w:w="5058" w:type="dxa"/>
            <w:hideMark/>
          </w:tcPr>
          <w:p w14:paraId="34B3F868" w14:textId="2B698801" w:rsidR="001650E6" w:rsidRPr="00B75D92" w:rsidRDefault="001650E6" w:rsidP="001650E6">
            <w:pPr>
              <w:spacing w:line="240" w:lineRule="auto"/>
              <w:jc w:val="both"/>
              <w:rPr>
                <w:ins w:id="1186" w:author="Ifeanyi Micheal Obinefo" w:date="2026-04-05T21:40:00Z"/>
                <w:rFonts w:ascii="Times New Roman" w:eastAsiaTheme="minorEastAsia" w:hAnsi="Times New Roman" w:cs="Times New Roman"/>
              </w:rPr>
              <w:pPrChange w:id="1187" w:author="Ifeanyi Micheal Obinefo" w:date="2026-04-07T11:10:00Z" w16du:dateUtc="2026-04-07T15:10:00Z">
                <w:pPr>
                  <w:spacing w:line="360" w:lineRule="auto"/>
                  <w:jc w:val="both"/>
                </w:pPr>
              </w:pPrChange>
            </w:pPr>
            <w:ins w:id="1188" w:author="Ifeanyi Micheal Obinefo" w:date="2026-04-13T19:50:00Z" w16du:dateUtc="2026-04-13T23:50:00Z">
              <w:r w:rsidRPr="00B75D92">
                <w:rPr>
                  <w:rFonts w:ascii="Times New Roman" w:eastAsiaTheme="minorEastAsia" w:hAnsi="Times New Roman" w:cs="Times New Roman"/>
                </w:rPr>
                <w:t>Shock (=1 if experienced agricultural shock)</w:t>
              </w:r>
            </w:ins>
          </w:p>
        </w:tc>
        <w:tc>
          <w:tcPr>
            <w:tcW w:w="4140" w:type="dxa"/>
            <w:hideMark/>
          </w:tcPr>
          <w:p w14:paraId="774D8D29" w14:textId="2211BD65" w:rsidR="001650E6" w:rsidRPr="00B75D92" w:rsidRDefault="001650E6" w:rsidP="001650E6">
            <w:pPr>
              <w:spacing w:line="240" w:lineRule="auto"/>
              <w:jc w:val="both"/>
              <w:rPr>
                <w:ins w:id="1189" w:author="Ifeanyi Micheal Obinefo" w:date="2026-04-05T21:40:00Z"/>
                <w:rFonts w:ascii="Times New Roman" w:eastAsiaTheme="minorEastAsia" w:hAnsi="Times New Roman" w:cs="Times New Roman"/>
              </w:rPr>
              <w:pPrChange w:id="1190" w:author="Ifeanyi Micheal Obinefo" w:date="2026-04-07T11:10:00Z" w16du:dateUtc="2026-04-07T15:10:00Z">
                <w:pPr>
                  <w:spacing w:line="360" w:lineRule="auto"/>
                  <w:jc w:val="both"/>
                </w:pPr>
              </w:pPrChange>
            </w:pPr>
            <w:ins w:id="1191" w:author="Ifeanyi Micheal Obinefo" w:date="2026-04-13T19:49:00Z" w16du:dateUtc="2026-04-13T23:49:00Z">
              <w:r>
                <w:rPr>
                  <w:rFonts w:ascii="Times New Roman" w:hAnsi="Times New Roman" w:cs="Times New Roman"/>
                  <w:kern w:val="0"/>
                </w:rPr>
                <w:t>-0.57</w:t>
              </w:r>
            </w:ins>
            <w:ins w:id="1192" w:author="Ifeanyi Micheal Obinefo" w:date="2026-04-13T19:51:00Z" w16du:dateUtc="2026-04-13T23:51:00Z">
              <w:r>
                <w:rPr>
                  <w:rFonts w:ascii="Times New Roman" w:hAnsi="Times New Roman" w:cs="Times New Roman"/>
                  <w:kern w:val="0"/>
                </w:rPr>
                <w:t>**</w:t>
              </w:r>
            </w:ins>
          </w:p>
        </w:tc>
      </w:tr>
      <w:tr w:rsidR="001650E6" w:rsidRPr="00B75D92" w14:paraId="4E1221AF" w14:textId="77777777">
        <w:trPr>
          <w:ins w:id="1193" w:author="Ifeanyi Micheal Obinefo" w:date="2026-04-05T21:40:00Z"/>
        </w:trPr>
        <w:tc>
          <w:tcPr>
            <w:tcW w:w="5058" w:type="dxa"/>
          </w:tcPr>
          <w:p w14:paraId="69D0079F" w14:textId="77777777" w:rsidR="001650E6" w:rsidRPr="00B75D92" w:rsidRDefault="001650E6" w:rsidP="001650E6">
            <w:pPr>
              <w:spacing w:line="240" w:lineRule="auto"/>
              <w:jc w:val="both"/>
              <w:rPr>
                <w:ins w:id="1194" w:author="Ifeanyi Micheal Obinefo" w:date="2026-04-05T21:40:00Z"/>
                <w:rFonts w:ascii="Times New Roman" w:eastAsiaTheme="minorEastAsia" w:hAnsi="Times New Roman" w:cs="Times New Roman"/>
              </w:rPr>
              <w:pPrChange w:id="1195" w:author="Ifeanyi Micheal Obinefo" w:date="2026-04-07T11:10:00Z" w16du:dateUtc="2026-04-07T15:10:00Z">
                <w:pPr>
                  <w:spacing w:line="360" w:lineRule="auto"/>
                  <w:jc w:val="both"/>
                </w:pPr>
              </w:pPrChange>
            </w:pPr>
          </w:p>
        </w:tc>
        <w:tc>
          <w:tcPr>
            <w:tcW w:w="4140" w:type="dxa"/>
            <w:hideMark/>
          </w:tcPr>
          <w:p w14:paraId="6CC148C8" w14:textId="215C0724" w:rsidR="001650E6" w:rsidRPr="00B75D92" w:rsidRDefault="001650E6" w:rsidP="001650E6">
            <w:pPr>
              <w:spacing w:line="240" w:lineRule="auto"/>
              <w:jc w:val="both"/>
              <w:rPr>
                <w:ins w:id="1196" w:author="Ifeanyi Micheal Obinefo" w:date="2026-04-05T21:40:00Z"/>
                <w:rFonts w:ascii="Times New Roman" w:eastAsiaTheme="minorEastAsia" w:hAnsi="Times New Roman" w:cs="Times New Roman"/>
              </w:rPr>
              <w:pPrChange w:id="1197" w:author="Ifeanyi Micheal Obinefo" w:date="2026-04-07T11:10:00Z" w16du:dateUtc="2026-04-07T15:10:00Z">
                <w:pPr>
                  <w:spacing w:line="360" w:lineRule="auto"/>
                  <w:jc w:val="both"/>
                </w:pPr>
              </w:pPrChange>
            </w:pPr>
            <w:ins w:id="1198" w:author="Ifeanyi Micheal Obinefo" w:date="2026-04-13T19:49:00Z" w16du:dateUtc="2026-04-13T23:49:00Z">
              <w:r>
                <w:rPr>
                  <w:rFonts w:ascii="Times New Roman" w:hAnsi="Times New Roman" w:cs="Times New Roman"/>
                  <w:kern w:val="0"/>
                </w:rPr>
                <w:t>(0.</w:t>
              </w:r>
            </w:ins>
            <w:ins w:id="1199" w:author="Ifeanyi Micheal Obinefo" w:date="2026-04-13T19:51:00Z" w16du:dateUtc="2026-04-13T23:51:00Z">
              <w:r>
                <w:rPr>
                  <w:rFonts w:ascii="Times New Roman" w:hAnsi="Times New Roman" w:cs="Times New Roman"/>
                  <w:kern w:val="0"/>
                </w:rPr>
                <w:t>01</w:t>
              </w:r>
            </w:ins>
            <w:ins w:id="1200" w:author="Ifeanyi Micheal Obinefo" w:date="2026-04-13T19:49:00Z" w16du:dateUtc="2026-04-13T23:49:00Z">
              <w:r>
                <w:rPr>
                  <w:rFonts w:ascii="Times New Roman" w:hAnsi="Times New Roman" w:cs="Times New Roman"/>
                  <w:kern w:val="0"/>
                </w:rPr>
                <w:t>)</w:t>
              </w:r>
            </w:ins>
          </w:p>
        </w:tc>
      </w:tr>
      <w:tr w:rsidR="001650E6" w:rsidRPr="00B75D92" w14:paraId="6C5C05E8" w14:textId="77777777">
        <w:trPr>
          <w:ins w:id="1201" w:author="Ifeanyi Micheal Obinefo" w:date="2026-04-05T21:40:00Z"/>
        </w:trPr>
        <w:tc>
          <w:tcPr>
            <w:tcW w:w="5058" w:type="dxa"/>
            <w:tcBorders>
              <w:top w:val="single" w:sz="4" w:space="0" w:color="auto"/>
              <w:left w:val="nil"/>
              <w:bottom w:val="nil"/>
              <w:right w:val="nil"/>
            </w:tcBorders>
            <w:hideMark/>
          </w:tcPr>
          <w:p w14:paraId="28A30853" w14:textId="77777777" w:rsidR="001650E6" w:rsidRPr="00B75D92" w:rsidRDefault="001650E6" w:rsidP="001650E6">
            <w:pPr>
              <w:spacing w:line="240" w:lineRule="auto"/>
              <w:jc w:val="both"/>
              <w:rPr>
                <w:ins w:id="1202" w:author="Ifeanyi Micheal Obinefo" w:date="2026-04-05T21:40:00Z"/>
                <w:rFonts w:ascii="Times New Roman" w:eastAsiaTheme="minorEastAsia" w:hAnsi="Times New Roman" w:cs="Times New Roman"/>
              </w:rPr>
              <w:pPrChange w:id="1203" w:author="Ifeanyi Micheal Obinefo" w:date="2026-04-07T11:10:00Z" w16du:dateUtc="2026-04-07T15:10:00Z">
                <w:pPr>
                  <w:spacing w:line="360" w:lineRule="auto"/>
                  <w:jc w:val="both"/>
                </w:pPr>
              </w:pPrChange>
            </w:pPr>
            <w:ins w:id="1204" w:author="Ifeanyi Micheal Obinefo" w:date="2026-04-05T21:40:00Z">
              <w:r w:rsidRPr="00B75D92">
                <w:rPr>
                  <w:rFonts w:ascii="Times New Roman" w:eastAsiaTheme="minorEastAsia" w:hAnsi="Times New Roman" w:cs="Times New Roman"/>
                </w:rPr>
                <w:t>Year FE</w:t>
              </w:r>
            </w:ins>
          </w:p>
        </w:tc>
        <w:tc>
          <w:tcPr>
            <w:tcW w:w="4140" w:type="dxa"/>
            <w:tcBorders>
              <w:top w:val="single" w:sz="4" w:space="0" w:color="auto"/>
              <w:left w:val="nil"/>
              <w:bottom w:val="nil"/>
              <w:right w:val="nil"/>
            </w:tcBorders>
            <w:hideMark/>
          </w:tcPr>
          <w:p w14:paraId="11831226" w14:textId="77777777" w:rsidR="001650E6" w:rsidRPr="00B75D92" w:rsidRDefault="001650E6" w:rsidP="001650E6">
            <w:pPr>
              <w:spacing w:line="240" w:lineRule="auto"/>
              <w:jc w:val="both"/>
              <w:rPr>
                <w:ins w:id="1205" w:author="Ifeanyi Micheal Obinefo" w:date="2026-04-05T21:40:00Z"/>
                <w:rFonts w:ascii="Times New Roman" w:eastAsiaTheme="minorEastAsia" w:hAnsi="Times New Roman" w:cs="Times New Roman"/>
              </w:rPr>
              <w:pPrChange w:id="1206" w:author="Ifeanyi Micheal Obinefo" w:date="2026-04-07T11:10:00Z" w16du:dateUtc="2026-04-07T15:10:00Z">
                <w:pPr>
                  <w:spacing w:line="360" w:lineRule="auto"/>
                  <w:jc w:val="both"/>
                </w:pPr>
              </w:pPrChange>
            </w:pPr>
            <w:ins w:id="1207" w:author="Ifeanyi Micheal Obinefo" w:date="2026-04-05T21:40:00Z">
              <w:r w:rsidRPr="00B75D92">
                <w:rPr>
                  <w:rFonts w:ascii="Times New Roman" w:eastAsiaTheme="minorEastAsia" w:hAnsi="Times New Roman" w:cs="Times New Roman"/>
                </w:rPr>
                <w:t>YES</w:t>
              </w:r>
            </w:ins>
          </w:p>
        </w:tc>
      </w:tr>
      <w:tr w:rsidR="001650E6" w:rsidRPr="00B75D92" w14:paraId="4347C53E" w14:textId="77777777">
        <w:trPr>
          <w:ins w:id="1208" w:author="Ifeanyi Micheal Obinefo" w:date="2026-04-05T21:40:00Z"/>
        </w:trPr>
        <w:tc>
          <w:tcPr>
            <w:tcW w:w="5058" w:type="dxa"/>
            <w:hideMark/>
          </w:tcPr>
          <w:p w14:paraId="215B87C6" w14:textId="77777777" w:rsidR="001650E6" w:rsidRPr="00B75D92" w:rsidRDefault="001650E6" w:rsidP="001650E6">
            <w:pPr>
              <w:spacing w:line="240" w:lineRule="auto"/>
              <w:jc w:val="both"/>
              <w:rPr>
                <w:ins w:id="1209" w:author="Ifeanyi Micheal Obinefo" w:date="2026-04-05T21:40:00Z"/>
                <w:rFonts w:ascii="Times New Roman" w:eastAsiaTheme="minorEastAsia" w:hAnsi="Times New Roman" w:cs="Times New Roman"/>
              </w:rPr>
              <w:pPrChange w:id="1210" w:author="Ifeanyi Micheal Obinefo" w:date="2026-04-07T11:10:00Z" w16du:dateUtc="2026-04-07T15:10:00Z">
                <w:pPr>
                  <w:spacing w:line="360" w:lineRule="auto"/>
                  <w:jc w:val="both"/>
                </w:pPr>
              </w:pPrChange>
            </w:pPr>
            <w:ins w:id="1211" w:author="Ifeanyi Micheal Obinefo" w:date="2026-04-05T21:40:00Z">
              <w:r w:rsidRPr="00B75D92">
                <w:rPr>
                  <w:rFonts w:ascii="Times New Roman" w:eastAsiaTheme="minorEastAsia" w:hAnsi="Times New Roman" w:cs="Times New Roman"/>
                </w:rPr>
                <w:t>Village FE</w:t>
              </w:r>
            </w:ins>
          </w:p>
        </w:tc>
        <w:tc>
          <w:tcPr>
            <w:tcW w:w="4140" w:type="dxa"/>
            <w:hideMark/>
          </w:tcPr>
          <w:p w14:paraId="4F747F62" w14:textId="77777777" w:rsidR="001650E6" w:rsidRPr="00B75D92" w:rsidRDefault="001650E6" w:rsidP="001650E6">
            <w:pPr>
              <w:spacing w:line="240" w:lineRule="auto"/>
              <w:jc w:val="both"/>
              <w:rPr>
                <w:ins w:id="1212" w:author="Ifeanyi Micheal Obinefo" w:date="2026-04-05T21:40:00Z"/>
                <w:rFonts w:ascii="Times New Roman" w:eastAsiaTheme="minorEastAsia" w:hAnsi="Times New Roman" w:cs="Times New Roman"/>
              </w:rPr>
              <w:pPrChange w:id="1213" w:author="Ifeanyi Micheal Obinefo" w:date="2026-04-07T11:10:00Z" w16du:dateUtc="2026-04-07T15:10:00Z">
                <w:pPr>
                  <w:spacing w:line="360" w:lineRule="auto"/>
                  <w:jc w:val="both"/>
                </w:pPr>
              </w:pPrChange>
            </w:pPr>
            <w:ins w:id="1214" w:author="Ifeanyi Micheal Obinefo" w:date="2026-04-05T21:40:00Z">
              <w:r w:rsidRPr="00B75D92">
                <w:rPr>
                  <w:rFonts w:ascii="Times New Roman" w:eastAsiaTheme="minorEastAsia" w:hAnsi="Times New Roman" w:cs="Times New Roman"/>
                </w:rPr>
                <w:t>YES</w:t>
              </w:r>
            </w:ins>
          </w:p>
        </w:tc>
      </w:tr>
      <w:tr w:rsidR="001650E6" w:rsidRPr="00B75D92" w14:paraId="561A94EC" w14:textId="77777777">
        <w:trPr>
          <w:ins w:id="1215" w:author="Ifeanyi Micheal Obinefo" w:date="2026-04-05T21:40:00Z"/>
        </w:trPr>
        <w:tc>
          <w:tcPr>
            <w:tcW w:w="5058" w:type="dxa"/>
            <w:hideMark/>
          </w:tcPr>
          <w:p w14:paraId="3366B1EB" w14:textId="77777777" w:rsidR="001650E6" w:rsidRPr="00B75D92" w:rsidRDefault="001650E6" w:rsidP="001650E6">
            <w:pPr>
              <w:spacing w:line="240" w:lineRule="auto"/>
              <w:jc w:val="both"/>
              <w:rPr>
                <w:ins w:id="1216" w:author="Ifeanyi Micheal Obinefo" w:date="2026-04-05T21:40:00Z"/>
                <w:rFonts w:ascii="Times New Roman" w:eastAsiaTheme="minorEastAsia" w:hAnsi="Times New Roman" w:cs="Times New Roman"/>
              </w:rPr>
              <w:pPrChange w:id="1217" w:author="Ifeanyi Micheal Obinefo" w:date="2026-04-07T11:10:00Z" w16du:dateUtc="2026-04-07T15:10:00Z">
                <w:pPr>
                  <w:spacing w:line="360" w:lineRule="auto"/>
                  <w:jc w:val="both"/>
                </w:pPr>
              </w:pPrChange>
            </w:pPr>
            <w:ins w:id="1218" w:author="Ifeanyi Micheal Obinefo" w:date="2026-04-05T21:40:00Z">
              <w:r w:rsidRPr="00B75D92">
                <w:rPr>
                  <w:rFonts w:ascii="Times New Roman" w:eastAsiaTheme="minorEastAsia" w:hAnsi="Times New Roman" w:cs="Times New Roman"/>
                </w:rPr>
                <w:t>R-Squared</w:t>
              </w:r>
            </w:ins>
          </w:p>
        </w:tc>
        <w:tc>
          <w:tcPr>
            <w:tcW w:w="4140" w:type="dxa"/>
            <w:hideMark/>
          </w:tcPr>
          <w:p w14:paraId="05C44869" w14:textId="77777777" w:rsidR="001650E6" w:rsidRPr="00B75D92" w:rsidRDefault="001650E6" w:rsidP="001650E6">
            <w:pPr>
              <w:spacing w:line="240" w:lineRule="auto"/>
              <w:jc w:val="both"/>
              <w:rPr>
                <w:ins w:id="1219" w:author="Ifeanyi Micheal Obinefo" w:date="2026-04-05T21:40:00Z"/>
                <w:rFonts w:ascii="Times New Roman" w:eastAsiaTheme="minorEastAsia" w:hAnsi="Times New Roman" w:cs="Times New Roman"/>
              </w:rPr>
              <w:pPrChange w:id="1220" w:author="Ifeanyi Micheal Obinefo" w:date="2026-04-07T11:10:00Z" w16du:dateUtc="2026-04-07T15:10:00Z">
                <w:pPr>
                  <w:spacing w:line="360" w:lineRule="auto"/>
                  <w:jc w:val="both"/>
                </w:pPr>
              </w:pPrChange>
            </w:pPr>
            <w:ins w:id="1221" w:author="Ifeanyi Micheal Obinefo" w:date="2026-04-05T21:40:00Z">
              <w:r w:rsidRPr="00B75D92">
                <w:rPr>
                  <w:rFonts w:ascii="Times New Roman" w:eastAsiaTheme="minorEastAsia" w:hAnsi="Times New Roman" w:cs="Times New Roman"/>
                </w:rPr>
                <w:t>0.26</w:t>
              </w:r>
            </w:ins>
          </w:p>
        </w:tc>
      </w:tr>
      <w:tr w:rsidR="001650E6" w:rsidRPr="00B75D92" w14:paraId="40782268" w14:textId="77777777">
        <w:trPr>
          <w:ins w:id="1222" w:author="Ifeanyi Micheal Obinefo" w:date="2026-04-05T21:40:00Z"/>
        </w:trPr>
        <w:tc>
          <w:tcPr>
            <w:tcW w:w="5058" w:type="dxa"/>
            <w:tcBorders>
              <w:top w:val="nil"/>
              <w:left w:val="nil"/>
              <w:bottom w:val="single" w:sz="4" w:space="0" w:color="auto"/>
              <w:right w:val="nil"/>
            </w:tcBorders>
            <w:hideMark/>
          </w:tcPr>
          <w:p w14:paraId="54D00517" w14:textId="77777777" w:rsidR="001650E6" w:rsidRPr="00B75D92" w:rsidRDefault="001650E6" w:rsidP="001650E6">
            <w:pPr>
              <w:spacing w:line="240" w:lineRule="auto"/>
              <w:jc w:val="both"/>
              <w:rPr>
                <w:ins w:id="1223" w:author="Ifeanyi Micheal Obinefo" w:date="2026-04-05T21:40:00Z"/>
                <w:rFonts w:ascii="Times New Roman" w:eastAsiaTheme="minorEastAsia" w:hAnsi="Times New Roman" w:cs="Times New Roman"/>
              </w:rPr>
              <w:pPrChange w:id="1224" w:author="Ifeanyi Micheal Obinefo" w:date="2026-04-07T11:10:00Z" w16du:dateUtc="2026-04-07T15:10:00Z">
                <w:pPr>
                  <w:spacing w:line="360" w:lineRule="auto"/>
                  <w:jc w:val="both"/>
                </w:pPr>
              </w:pPrChange>
            </w:pPr>
            <w:ins w:id="1225" w:author="Ifeanyi Micheal Obinefo" w:date="2026-04-05T21:40:00Z">
              <w:r w:rsidRPr="00B75D92">
                <w:rPr>
                  <w:rFonts w:ascii="Times New Roman" w:eastAsiaTheme="minorEastAsia" w:hAnsi="Times New Roman" w:cs="Times New Roman"/>
                </w:rPr>
                <w:t>Observations</w:t>
              </w:r>
            </w:ins>
          </w:p>
        </w:tc>
        <w:tc>
          <w:tcPr>
            <w:tcW w:w="4140" w:type="dxa"/>
            <w:tcBorders>
              <w:top w:val="nil"/>
              <w:left w:val="nil"/>
              <w:bottom w:val="single" w:sz="4" w:space="0" w:color="auto"/>
              <w:right w:val="nil"/>
            </w:tcBorders>
            <w:hideMark/>
          </w:tcPr>
          <w:p w14:paraId="4B6017A6" w14:textId="0F863D0B" w:rsidR="001650E6" w:rsidRPr="00B75D92" w:rsidRDefault="001650E6" w:rsidP="001650E6">
            <w:pPr>
              <w:spacing w:line="240" w:lineRule="auto"/>
              <w:jc w:val="both"/>
              <w:rPr>
                <w:ins w:id="1226" w:author="Ifeanyi Micheal Obinefo" w:date="2026-04-05T21:40:00Z"/>
                <w:rFonts w:ascii="Times New Roman" w:eastAsiaTheme="minorEastAsia" w:hAnsi="Times New Roman" w:cs="Times New Roman"/>
              </w:rPr>
              <w:pPrChange w:id="1227" w:author="Ifeanyi Micheal Obinefo" w:date="2026-04-07T11:10:00Z" w16du:dateUtc="2026-04-07T15:10:00Z">
                <w:pPr>
                  <w:spacing w:line="360" w:lineRule="auto"/>
                  <w:jc w:val="both"/>
                </w:pPr>
              </w:pPrChange>
            </w:pPr>
            <w:ins w:id="1228" w:author="Ifeanyi Micheal Obinefo" w:date="2026-04-10T23:37:00Z" w16du:dateUtc="2026-04-11T03:37:00Z">
              <w:r>
                <w:rPr>
                  <w:rFonts w:ascii="Times New Roman" w:eastAsiaTheme="minorEastAsia" w:hAnsi="Times New Roman" w:cs="Times New Roman"/>
                </w:rPr>
                <w:t>3,</w:t>
              </w:r>
            </w:ins>
            <w:ins w:id="1229" w:author="Ifeanyi Micheal Obinefo" w:date="2026-04-13T19:52:00Z" w16du:dateUtc="2026-04-13T23:52:00Z">
              <w:r w:rsidR="008F13D1">
                <w:rPr>
                  <w:rFonts w:ascii="Times New Roman" w:eastAsiaTheme="minorEastAsia" w:hAnsi="Times New Roman" w:cs="Times New Roman"/>
                </w:rPr>
                <w:t>335</w:t>
              </w:r>
            </w:ins>
          </w:p>
        </w:tc>
      </w:tr>
    </w:tbl>
    <w:p w14:paraId="5BCCC739" w14:textId="77777777" w:rsidR="00B75D92" w:rsidRPr="00B75D92" w:rsidRDefault="00B75D92">
      <w:pPr>
        <w:spacing w:line="240" w:lineRule="auto"/>
        <w:jc w:val="both"/>
        <w:rPr>
          <w:ins w:id="1230" w:author="Ifeanyi Micheal Obinefo" w:date="2026-04-05T21:40:00Z"/>
          <w:rFonts w:ascii="Times New Roman" w:eastAsiaTheme="minorEastAsia" w:hAnsi="Times New Roman" w:cs="Times New Roman"/>
        </w:rPr>
        <w:pPrChange w:id="1231" w:author="Ifeanyi Micheal Obinefo" w:date="2026-04-07T11:10:00Z" w16du:dateUtc="2026-04-07T15:10:00Z">
          <w:pPr>
            <w:spacing w:line="360" w:lineRule="auto"/>
            <w:jc w:val="both"/>
          </w:pPr>
        </w:pPrChange>
      </w:pPr>
      <w:ins w:id="1232" w:author="Ifeanyi Micheal Obinefo" w:date="2026-04-05T21:40:00Z">
        <w:r w:rsidRPr="00B75D92">
          <w:rPr>
            <w:rFonts w:ascii="Times New Roman" w:eastAsiaTheme="minorEastAsia" w:hAnsi="Times New Roman" w:cs="Times New Roman"/>
          </w:rPr>
          <w:t>Source: Authors’ estimations from the LSMS-ISA data.</w:t>
        </w:r>
      </w:ins>
    </w:p>
    <w:p w14:paraId="5A03AE92" w14:textId="77777777" w:rsidR="00B75D92" w:rsidRPr="00B75D92" w:rsidRDefault="00B75D92">
      <w:pPr>
        <w:spacing w:line="240" w:lineRule="auto"/>
        <w:jc w:val="both"/>
        <w:rPr>
          <w:ins w:id="1233" w:author="Ifeanyi Micheal Obinefo" w:date="2026-04-05T21:40:00Z"/>
          <w:rFonts w:ascii="Times New Roman" w:eastAsiaTheme="minorEastAsia" w:hAnsi="Times New Roman" w:cs="Times New Roman"/>
        </w:rPr>
        <w:pPrChange w:id="1234" w:author="Ifeanyi Micheal Obinefo" w:date="2026-04-07T11:10:00Z" w16du:dateUtc="2026-04-07T15:10:00Z">
          <w:pPr>
            <w:spacing w:line="360" w:lineRule="auto"/>
            <w:jc w:val="both"/>
          </w:pPr>
        </w:pPrChange>
      </w:pPr>
      <w:ins w:id="1235" w:author="Ifeanyi Micheal Obinefo" w:date="2026-04-05T21:40:00Z">
        <w:r w:rsidRPr="00B75D92">
          <w:rPr>
            <w:rFonts w:ascii="Times New Roman" w:eastAsiaTheme="minorEastAsia" w:hAnsi="Times New Roman" w:cs="Times New Roman"/>
          </w:rPr>
          <w:t>*** p&lt;0.01, ** p&lt;0.05, * p&lt;0.1.</w:t>
        </w:r>
      </w:ins>
    </w:p>
    <w:p w14:paraId="5A4D0136" w14:textId="77777777" w:rsidR="00B75D92" w:rsidRPr="00B75D92" w:rsidRDefault="00B75D92">
      <w:pPr>
        <w:spacing w:line="240" w:lineRule="auto"/>
        <w:jc w:val="both"/>
        <w:rPr>
          <w:ins w:id="1236" w:author="Ifeanyi Micheal Obinefo" w:date="2026-04-05T21:40:00Z"/>
          <w:rFonts w:ascii="Times New Roman" w:eastAsiaTheme="minorEastAsia" w:hAnsi="Times New Roman" w:cs="Times New Roman"/>
        </w:rPr>
        <w:pPrChange w:id="1237" w:author="Ifeanyi Micheal Obinefo" w:date="2026-04-07T11:10:00Z" w16du:dateUtc="2026-04-07T15:10:00Z">
          <w:pPr>
            <w:spacing w:line="360" w:lineRule="auto"/>
            <w:jc w:val="both"/>
          </w:pPr>
        </w:pPrChange>
      </w:pPr>
    </w:p>
    <w:p w14:paraId="1A4D0433" w14:textId="77777777" w:rsidR="00B75D92" w:rsidRDefault="00B75D92">
      <w:pPr>
        <w:spacing w:line="240" w:lineRule="auto"/>
        <w:jc w:val="both"/>
        <w:rPr>
          <w:ins w:id="1238" w:author="Ifeanyi Micheal Obinefo" w:date="2026-04-07T23:42:00Z" w16du:dateUtc="2026-04-08T03:42:00Z"/>
          <w:rFonts w:ascii="Times New Roman" w:eastAsiaTheme="minorEastAsia" w:hAnsi="Times New Roman" w:cs="Times New Roman"/>
        </w:rPr>
      </w:pPr>
    </w:p>
    <w:p w14:paraId="4293A3BE" w14:textId="77777777" w:rsidR="00DF7B92" w:rsidRDefault="00DF7B92">
      <w:pPr>
        <w:spacing w:line="240" w:lineRule="auto"/>
        <w:jc w:val="both"/>
        <w:rPr>
          <w:ins w:id="1239" w:author="Ifeanyi Micheal Obinefo" w:date="2026-04-07T23:42:00Z" w16du:dateUtc="2026-04-08T03:42:00Z"/>
          <w:rFonts w:ascii="Times New Roman" w:eastAsiaTheme="minorEastAsia" w:hAnsi="Times New Roman" w:cs="Times New Roman"/>
        </w:rPr>
      </w:pPr>
    </w:p>
    <w:p w14:paraId="294C88B2" w14:textId="32DE908C" w:rsidR="007E1BE9" w:rsidRPr="00B75D92" w:rsidRDefault="004F2F67" w:rsidP="004F2F67">
      <w:pPr>
        <w:pStyle w:val="Caption"/>
        <w:rPr>
          <w:ins w:id="1240" w:author="Ifeanyi Micheal Obinefo" w:date="2026-04-05T21:40:00Z"/>
          <w:rFonts w:cs="Times New Roman"/>
        </w:rPr>
        <w:pPrChange w:id="1241" w:author="Ifeanyi Micheal Obinefo" w:date="2026-04-13T20:08:00Z" w16du:dateUtc="2026-04-14T00:08:00Z">
          <w:pPr>
            <w:spacing w:line="360" w:lineRule="auto"/>
            <w:jc w:val="both"/>
          </w:pPr>
        </w:pPrChange>
      </w:pPr>
      <w:ins w:id="1242" w:author="Ifeanyi Micheal Obinefo" w:date="2026-04-13T20:08:00Z" w16du:dateUtc="2026-04-14T00:08:00Z">
        <w:r w:rsidRPr="008C7B2D">
          <w:rPr>
            <w:rFonts w:cs="Times New Roman"/>
          </w:rPr>
          <w:lastRenderedPageBreak/>
          <w:t xml:space="preserve">Table </w:t>
        </w:r>
        <w:r>
          <w:rPr>
            <w:rFonts w:cs="Times New Roman"/>
          </w:rPr>
          <w:t>5</w:t>
        </w:r>
        <w:r>
          <w:rPr>
            <w:rFonts w:cs="Times New Roman"/>
          </w:rPr>
          <w:t>.</w:t>
        </w:r>
        <w:r w:rsidRPr="008C7B2D">
          <w:rPr>
            <w:rFonts w:cs="Times New Roman"/>
          </w:rPr>
          <w:t xml:space="preserve"> Regression Results of </w:t>
        </w:r>
        <w:r>
          <w:rPr>
            <w:rFonts w:cs="Times New Roman"/>
          </w:rPr>
          <w:t>the effect of Income and</w:t>
        </w:r>
        <w:r w:rsidRPr="00A029E6">
          <w:rPr>
            <w:rFonts w:cs="Times New Roman"/>
          </w:rPr>
          <w:t xml:space="preserve"> </w:t>
        </w:r>
        <w:r>
          <w:rPr>
            <w:rFonts w:cs="Times New Roman"/>
          </w:rPr>
          <w:t xml:space="preserve">agricultural </w:t>
        </w:r>
        <w:r w:rsidRPr="00A029E6">
          <w:rPr>
            <w:rFonts w:cs="Times New Roman"/>
          </w:rPr>
          <w:t xml:space="preserve">shocks on </w:t>
        </w:r>
        <w:r>
          <w:rPr>
            <w:rFonts w:cs="Times New Roman"/>
          </w:rPr>
          <w:t xml:space="preserve">the </w:t>
        </w:r>
        <w:r w:rsidR="00CB362C" w:rsidRPr="00B75D92">
          <w:rPr>
            <w:rFonts w:cs="Times New Roman"/>
          </w:rPr>
          <w:t>Protein Consumption Expenditure</w:t>
        </w:r>
        <w:r w:rsidR="00CE3C22">
          <w:rPr>
            <w:rFonts w:cs="Times New Roman"/>
          </w:rPr>
          <w:t xml:space="preserve"> </w:t>
        </w:r>
        <w:r>
          <w:rPr>
            <w:rFonts w:cs="Times New Roman"/>
          </w:rPr>
          <w:t>of Agricultural Households in Nigeria.</w:t>
        </w:r>
      </w:ins>
    </w:p>
    <w:tbl>
      <w:tblPr>
        <w:tblW w:w="0" w:type="auto"/>
        <w:tblLayout w:type="fixed"/>
        <w:tblLook w:val="04A0" w:firstRow="1" w:lastRow="0" w:firstColumn="1" w:lastColumn="0" w:noHBand="0" w:noVBand="1"/>
      </w:tblPr>
      <w:tblGrid>
        <w:gridCol w:w="5148"/>
        <w:gridCol w:w="4050"/>
      </w:tblGrid>
      <w:tr w:rsidR="00B75D92" w:rsidRPr="00B75D92" w14:paraId="419DFFE4" w14:textId="77777777">
        <w:trPr>
          <w:ins w:id="1243" w:author="Ifeanyi Micheal Obinefo" w:date="2026-04-05T21:40:00Z"/>
        </w:trPr>
        <w:tc>
          <w:tcPr>
            <w:tcW w:w="5148" w:type="dxa"/>
            <w:tcBorders>
              <w:top w:val="single" w:sz="4" w:space="0" w:color="auto"/>
              <w:left w:val="nil"/>
              <w:bottom w:val="nil"/>
              <w:right w:val="nil"/>
            </w:tcBorders>
          </w:tcPr>
          <w:p w14:paraId="17A6E3D5" w14:textId="77777777" w:rsidR="00B75D92" w:rsidRPr="00B75D92" w:rsidRDefault="00B75D92">
            <w:pPr>
              <w:spacing w:line="240" w:lineRule="auto"/>
              <w:jc w:val="both"/>
              <w:rPr>
                <w:ins w:id="1244" w:author="Ifeanyi Micheal Obinefo" w:date="2026-04-05T21:40:00Z"/>
                <w:rFonts w:ascii="Times New Roman" w:eastAsiaTheme="minorEastAsia" w:hAnsi="Times New Roman" w:cs="Times New Roman"/>
              </w:rPr>
              <w:pPrChange w:id="1245" w:author="Ifeanyi Micheal Obinefo" w:date="2026-04-07T11:10:00Z" w16du:dateUtc="2026-04-07T15:10:00Z">
                <w:pPr>
                  <w:spacing w:line="360" w:lineRule="auto"/>
                  <w:jc w:val="both"/>
                </w:pPr>
              </w:pPrChange>
            </w:pPr>
          </w:p>
        </w:tc>
        <w:tc>
          <w:tcPr>
            <w:tcW w:w="4050" w:type="dxa"/>
            <w:tcBorders>
              <w:top w:val="single" w:sz="4" w:space="0" w:color="auto"/>
              <w:left w:val="nil"/>
              <w:bottom w:val="nil"/>
              <w:right w:val="nil"/>
            </w:tcBorders>
            <w:hideMark/>
          </w:tcPr>
          <w:p w14:paraId="787F2AE8" w14:textId="77777777" w:rsidR="00B75D92" w:rsidRPr="00B75D92" w:rsidRDefault="00B75D92">
            <w:pPr>
              <w:spacing w:line="240" w:lineRule="auto"/>
              <w:jc w:val="both"/>
              <w:rPr>
                <w:ins w:id="1246" w:author="Ifeanyi Micheal Obinefo" w:date="2026-04-05T21:40:00Z"/>
                <w:rFonts w:ascii="Times New Roman" w:eastAsiaTheme="minorEastAsia" w:hAnsi="Times New Roman" w:cs="Times New Roman"/>
              </w:rPr>
              <w:pPrChange w:id="1247" w:author="Ifeanyi Micheal Obinefo" w:date="2026-04-07T11:10:00Z" w16du:dateUtc="2026-04-07T15:10:00Z">
                <w:pPr>
                  <w:spacing w:line="360" w:lineRule="auto"/>
                  <w:jc w:val="both"/>
                </w:pPr>
              </w:pPrChange>
            </w:pPr>
            <w:ins w:id="1248" w:author="Ifeanyi Micheal Obinefo" w:date="2026-04-05T21:40:00Z">
              <w:r w:rsidRPr="00B75D92">
                <w:rPr>
                  <w:rFonts w:ascii="Times New Roman" w:eastAsiaTheme="minorEastAsia" w:hAnsi="Times New Roman" w:cs="Times New Roman"/>
                </w:rPr>
                <w:t>(1)</w:t>
              </w:r>
            </w:ins>
          </w:p>
        </w:tc>
      </w:tr>
      <w:tr w:rsidR="00B75D92" w:rsidRPr="00B75D92" w14:paraId="07931413" w14:textId="77777777">
        <w:trPr>
          <w:trHeight w:val="60"/>
          <w:ins w:id="1249" w:author="Ifeanyi Micheal Obinefo" w:date="2026-04-05T21:40:00Z"/>
        </w:trPr>
        <w:tc>
          <w:tcPr>
            <w:tcW w:w="9198" w:type="dxa"/>
            <w:gridSpan w:val="2"/>
          </w:tcPr>
          <w:p w14:paraId="656EA02C" w14:textId="77777777" w:rsidR="00B75D92" w:rsidRPr="00B75D92" w:rsidRDefault="00B75D92">
            <w:pPr>
              <w:spacing w:line="240" w:lineRule="auto"/>
              <w:jc w:val="both"/>
              <w:rPr>
                <w:ins w:id="1250" w:author="Ifeanyi Micheal Obinefo" w:date="2026-04-05T21:40:00Z"/>
                <w:rFonts w:ascii="Times New Roman" w:eastAsiaTheme="minorEastAsia" w:hAnsi="Times New Roman" w:cs="Times New Roman"/>
              </w:rPr>
              <w:pPrChange w:id="1251" w:author="Ifeanyi Micheal Obinefo" w:date="2026-04-07T11:10:00Z" w16du:dateUtc="2026-04-07T15:10:00Z">
                <w:pPr>
                  <w:spacing w:line="360" w:lineRule="auto"/>
                  <w:jc w:val="both"/>
                </w:pPr>
              </w:pPrChange>
            </w:pPr>
            <w:ins w:id="1252" w:author="Ifeanyi Micheal Obinefo" w:date="2026-04-05T21:40:00Z">
              <w:r w:rsidRPr="00B75D92">
                <w:rPr>
                  <w:rFonts w:ascii="Times New Roman" w:eastAsiaTheme="minorEastAsia" w:hAnsi="Times New Roman" w:cs="Times New Roman"/>
                </w:rPr>
                <w:t>Dependent Variable :                              Log of Protein Consumption Expenditure</w:t>
              </w:r>
            </w:ins>
          </w:p>
          <w:p w14:paraId="6003A9B9" w14:textId="77777777" w:rsidR="00B75D92" w:rsidRPr="00B75D92" w:rsidRDefault="00B75D92">
            <w:pPr>
              <w:spacing w:line="240" w:lineRule="auto"/>
              <w:jc w:val="both"/>
              <w:rPr>
                <w:ins w:id="1253" w:author="Ifeanyi Micheal Obinefo" w:date="2026-04-05T21:40:00Z"/>
                <w:rFonts w:ascii="Times New Roman" w:eastAsiaTheme="minorEastAsia" w:hAnsi="Times New Roman" w:cs="Times New Roman"/>
              </w:rPr>
              <w:pPrChange w:id="1254" w:author="Ifeanyi Micheal Obinefo" w:date="2026-04-07T11:10:00Z" w16du:dateUtc="2026-04-07T15:10:00Z">
                <w:pPr>
                  <w:spacing w:line="360" w:lineRule="auto"/>
                  <w:jc w:val="both"/>
                </w:pPr>
              </w:pPrChange>
            </w:pPr>
          </w:p>
        </w:tc>
      </w:tr>
      <w:tr w:rsidR="00084BE6" w:rsidRPr="00B75D92" w14:paraId="21369FAC" w14:textId="77777777">
        <w:trPr>
          <w:ins w:id="1255" w:author="Ifeanyi Micheal Obinefo" w:date="2026-04-05T21:40:00Z"/>
        </w:trPr>
        <w:tc>
          <w:tcPr>
            <w:tcW w:w="5148" w:type="dxa"/>
            <w:tcBorders>
              <w:top w:val="single" w:sz="4" w:space="0" w:color="auto"/>
              <w:left w:val="nil"/>
              <w:bottom w:val="nil"/>
              <w:right w:val="nil"/>
            </w:tcBorders>
            <w:hideMark/>
          </w:tcPr>
          <w:p w14:paraId="3075C5AA" w14:textId="167E14E2" w:rsidR="00084BE6" w:rsidRPr="00B75D92" w:rsidRDefault="00084BE6" w:rsidP="00084BE6">
            <w:pPr>
              <w:spacing w:line="240" w:lineRule="auto"/>
              <w:jc w:val="both"/>
              <w:rPr>
                <w:ins w:id="1256" w:author="Ifeanyi Micheal Obinefo" w:date="2026-04-05T21:40:00Z"/>
                <w:rFonts w:ascii="Times New Roman" w:eastAsiaTheme="minorEastAsia" w:hAnsi="Times New Roman" w:cs="Times New Roman"/>
              </w:rPr>
              <w:pPrChange w:id="1257" w:author="Ifeanyi Micheal Obinefo" w:date="2026-04-07T11:10:00Z" w16du:dateUtc="2026-04-07T15:10:00Z">
                <w:pPr>
                  <w:spacing w:line="360" w:lineRule="auto"/>
                  <w:jc w:val="both"/>
                </w:pPr>
              </w:pPrChange>
            </w:pPr>
            <w:ins w:id="1258" w:author="Ifeanyi Micheal Obinefo" w:date="2026-04-13T19:50:00Z" w16du:dateUtc="2026-04-13T23:50:00Z">
              <w:r w:rsidRPr="00B75D92">
                <w:rPr>
                  <w:rFonts w:ascii="Times New Roman" w:eastAsiaTheme="minorEastAsia" w:hAnsi="Times New Roman" w:cs="Times New Roman"/>
                </w:rPr>
                <w:t xml:space="preserve">Income * Shock </w:t>
              </w:r>
            </w:ins>
          </w:p>
        </w:tc>
        <w:tc>
          <w:tcPr>
            <w:tcW w:w="4050" w:type="dxa"/>
            <w:tcBorders>
              <w:top w:val="single" w:sz="4" w:space="0" w:color="auto"/>
              <w:left w:val="nil"/>
              <w:bottom w:val="nil"/>
              <w:right w:val="nil"/>
            </w:tcBorders>
            <w:hideMark/>
          </w:tcPr>
          <w:p w14:paraId="312CDD68" w14:textId="77777777" w:rsidR="00084BE6" w:rsidRPr="00B75D92" w:rsidRDefault="00084BE6" w:rsidP="00084BE6">
            <w:pPr>
              <w:spacing w:line="240" w:lineRule="auto"/>
              <w:jc w:val="both"/>
              <w:rPr>
                <w:ins w:id="1259" w:author="Ifeanyi Micheal Obinefo" w:date="2026-04-05T21:40:00Z"/>
                <w:rFonts w:ascii="Times New Roman" w:eastAsiaTheme="minorEastAsia" w:hAnsi="Times New Roman" w:cs="Times New Roman"/>
              </w:rPr>
              <w:pPrChange w:id="1260" w:author="Ifeanyi Micheal Obinefo" w:date="2026-04-07T11:10:00Z" w16du:dateUtc="2026-04-07T15:10:00Z">
                <w:pPr>
                  <w:spacing w:line="360" w:lineRule="auto"/>
                  <w:jc w:val="both"/>
                </w:pPr>
              </w:pPrChange>
            </w:pPr>
            <w:ins w:id="1261" w:author="Ifeanyi Micheal Obinefo" w:date="2026-04-05T21:40:00Z">
              <w:r w:rsidRPr="00B75D92">
                <w:rPr>
                  <w:rFonts w:ascii="Times New Roman" w:eastAsiaTheme="minorEastAsia" w:hAnsi="Times New Roman" w:cs="Times New Roman"/>
                </w:rPr>
                <w:t>0.002***</w:t>
              </w:r>
            </w:ins>
          </w:p>
        </w:tc>
      </w:tr>
      <w:tr w:rsidR="00084BE6" w:rsidRPr="00B75D92" w14:paraId="1143BB30" w14:textId="77777777">
        <w:trPr>
          <w:ins w:id="1262" w:author="Ifeanyi Micheal Obinefo" w:date="2026-04-05T21:40:00Z"/>
        </w:trPr>
        <w:tc>
          <w:tcPr>
            <w:tcW w:w="5148" w:type="dxa"/>
          </w:tcPr>
          <w:p w14:paraId="47984880" w14:textId="77777777" w:rsidR="00084BE6" w:rsidRPr="00B75D92" w:rsidRDefault="00084BE6" w:rsidP="00084BE6">
            <w:pPr>
              <w:spacing w:line="240" w:lineRule="auto"/>
              <w:jc w:val="both"/>
              <w:rPr>
                <w:ins w:id="1263" w:author="Ifeanyi Micheal Obinefo" w:date="2026-04-05T21:40:00Z"/>
                <w:rFonts w:ascii="Times New Roman" w:eastAsiaTheme="minorEastAsia" w:hAnsi="Times New Roman" w:cs="Times New Roman"/>
              </w:rPr>
              <w:pPrChange w:id="1264" w:author="Ifeanyi Micheal Obinefo" w:date="2026-04-07T11:10:00Z" w16du:dateUtc="2026-04-07T15:10:00Z">
                <w:pPr>
                  <w:spacing w:line="360" w:lineRule="auto"/>
                  <w:jc w:val="both"/>
                </w:pPr>
              </w:pPrChange>
            </w:pPr>
          </w:p>
        </w:tc>
        <w:tc>
          <w:tcPr>
            <w:tcW w:w="4050" w:type="dxa"/>
            <w:hideMark/>
          </w:tcPr>
          <w:p w14:paraId="38222720" w14:textId="77777777" w:rsidR="00084BE6" w:rsidRPr="00B75D92" w:rsidRDefault="00084BE6" w:rsidP="00084BE6">
            <w:pPr>
              <w:spacing w:line="240" w:lineRule="auto"/>
              <w:jc w:val="both"/>
              <w:rPr>
                <w:ins w:id="1265" w:author="Ifeanyi Micheal Obinefo" w:date="2026-04-05T21:40:00Z"/>
                <w:rFonts w:ascii="Times New Roman" w:eastAsiaTheme="minorEastAsia" w:hAnsi="Times New Roman" w:cs="Times New Roman"/>
              </w:rPr>
              <w:pPrChange w:id="1266" w:author="Ifeanyi Micheal Obinefo" w:date="2026-04-07T11:10:00Z" w16du:dateUtc="2026-04-07T15:10:00Z">
                <w:pPr>
                  <w:spacing w:line="360" w:lineRule="auto"/>
                  <w:jc w:val="both"/>
                </w:pPr>
              </w:pPrChange>
            </w:pPr>
            <w:ins w:id="1267" w:author="Ifeanyi Micheal Obinefo" w:date="2026-04-05T21:40:00Z">
              <w:r w:rsidRPr="00B75D92">
                <w:rPr>
                  <w:rFonts w:ascii="Times New Roman" w:eastAsiaTheme="minorEastAsia" w:hAnsi="Times New Roman" w:cs="Times New Roman"/>
                </w:rPr>
                <w:t>(0.00)</w:t>
              </w:r>
            </w:ins>
          </w:p>
        </w:tc>
      </w:tr>
      <w:tr w:rsidR="00084BE6" w:rsidRPr="00B75D92" w14:paraId="64C94C69" w14:textId="77777777">
        <w:trPr>
          <w:ins w:id="1268" w:author="Ifeanyi Micheal Obinefo" w:date="2026-04-05T21:40:00Z"/>
        </w:trPr>
        <w:tc>
          <w:tcPr>
            <w:tcW w:w="5148" w:type="dxa"/>
            <w:hideMark/>
          </w:tcPr>
          <w:p w14:paraId="6E70DBA1" w14:textId="103E0A75" w:rsidR="00084BE6" w:rsidRPr="00B75D92" w:rsidRDefault="00084BE6" w:rsidP="00084BE6">
            <w:pPr>
              <w:spacing w:line="240" w:lineRule="auto"/>
              <w:jc w:val="both"/>
              <w:rPr>
                <w:ins w:id="1269" w:author="Ifeanyi Micheal Obinefo" w:date="2026-04-05T21:40:00Z"/>
                <w:rFonts w:ascii="Times New Roman" w:eastAsiaTheme="minorEastAsia" w:hAnsi="Times New Roman" w:cs="Times New Roman"/>
              </w:rPr>
              <w:pPrChange w:id="1270" w:author="Ifeanyi Micheal Obinefo" w:date="2026-04-07T11:10:00Z" w16du:dateUtc="2026-04-07T15:10:00Z">
                <w:pPr>
                  <w:spacing w:line="360" w:lineRule="auto"/>
                  <w:jc w:val="both"/>
                </w:pPr>
              </w:pPrChange>
            </w:pPr>
            <w:ins w:id="1271" w:author="Ifeanyi Micheal Obinefo" w:date="2026-04-13T19:50:00Z" w16du:dateUtc="2026-04-13T23:50:00Z">
              <w:r w:rsidRPr="00B75D92">
                <w:rPr>
                  <w:rFonts w:ascii="Times New Roman" w:eastAsiaTheme="minorEastAsia" w:hAnsi="Times New Roman" w:cs="Times New Roman"/>
                </w:rPr>
                <w:t xml:space="preserve">Income </w:t>
              </w:r>
              <w:r>
                <w:rPr>
                  <w:rFonts w:ascii="Times New Roman" w:eastAsiaTheme="minorEastAsia" w:hAnsi="Times New Roman" w:cs="Times New Roman"/>
                </w:rPr>
                <w:t>(Naira)</w:t>
              </w:r>
            </w:ins>
          </w:p>
        </w:tc>
        <w:tc>
          <w:tcPr>
            <w:tcW w:w="4050" w:type="dxa"/>
            <w:hideMark/>
          </w:tcPr>
          <w:p w14:paraId="7AA69C5B" w14:textId="6864D49C" w:rsidR="00084BE6" w:rsidRPr="00B75D92" w:rsidRDefault="00084BE6" w:rsidP="00084BE6">
            <w:pPr>
              <w:spacing w:line="240" w:lineRule="auto"/>
              <w:jc w:val="both"/>
              <w:rPr>
                <w:ins w:id="1272" w:author="Ifeanyi Micheal Obinefo" w:date="2026-04-05T21:40:00Z"/>
                <w:rFonts w:ascii="Times New Roman" w:eastAsiaTheme="minorEastAsia" w:hAnsi="Times New Roman" w:cs="Times New Roman"/>
              </w:rPr>
              <w:pPrChange w:id="1273" w:author="Ifeanyi Micheal Obinefo" w:date="2026-04-07T11:10:00Z" w16du:dateUtc="2026-04-07T15:10:00Z">
                <w:pPr>
                  <w:spacing w:line="360" w:lineRule="auto"/>
                  <w:jc w:val="both"/>
                </w:pPr>
              </w:pPrChange>
            </w:pPr>
            <w:ins w:id="1274" w:author="Ifeanyi Micheal Obinefo" w:date="2026-04-05T21:40:00Z">
              <w:r w:rsidRPr="00B75D92">
                <w:rPr>
                  <w:rFonts w:ascii="Times New Roman" w:eastAsiaTheme="minorEastAsia" w:hAnsi="Times New Roman" w:cs="Times New Roman"/>
                </w:rPr>
                <w:t>0.0</w:t>
              </w:r>
            </w:ins>
            <w:ins w:id="1275" w:author="Ifeanyi Micheal Obinefo" w:date="2026-04-13T19:55:00Z" w16du:dateUtc="2026-04-13T23:55:00Z">
              <w:r w:rsidR="00B93638">
                <w:rPr>
                  <w:rFonts w:ascii="Times New Roman" w:eastAsiaTheme="minorEastAsia" w:hAnsi="Times New Roman" w:cs="Times New Roman"/>
                </w:rPr>
                <w:t>02</w:t>
              </w:r>
            </w:ins>
            <w:ins w:id="1276" w:author="Ifeanyi Micheal Obinefo" w:date="2026-04-05T21:40:00Z">
              <w:r w:rsidRPr="00B75D92">
                <w:rPr>
                  <w:rFonts w:ascii="Times New Roman" w:eastAsiaTheme="minorEastAsia" w:hAnsi="Times New Roman" w:cs="Times New Roman"/>
                </w:rPr>
                <w:t>**</w:t>
              </w:r>
            </w:ins>
          </w:p>
        </w:tc>
      </w:tr>
      <w:tr w:rsidR="00084BE6" w:rsidRPr="00B75D92" w14:paraId="7D33A217" w14:textId="77777777">
        <w:trPr>
          <w:ins w:id="1277" w:author="Ifeanyi Micheal Obinefo" w:date="2026-04-05T21:40:00Z"/>
        </w:trPr>
        <w:tc>
          <w:tcPr>
            <w:tcW w:w="5148" w:type="dxa"/>
          </w:tcPr>
          <w:p w14:paraId="19855401" w14:textId="77777777" w:rsidR="00084BE6" w:rsidRPr="00B75D92" w:rsidRDefault="00084BE6" w:rsidP="00084BE6">
            <w:pPr>
              <w:spacing w:line="240" w:lineRule="auto"/>
              <w:jc w:val="both"/>
              <w:rPr>
                <w:ins w:id="1278" w:author="Ifeanyi Micheal Obinefo" w:date="2026-04-05T21:40:00Z"/>
                <w:rFonts w:ascii="Times New Roman" w:eastAsiaTheme="minorEastAsia" w:hAnsi="Times New Roman" w:cs="Times New Roman"/>
              </w:rPr>
              <w:pPrChange w:id="1279" w:author="Ifeanyi Micheal Obinefo" w:date="2026-04-07T11:10:00Z" w16du:dateUtc="2026-04-07T15:10:00Z">
                <w:pPr>
                  <w:spacing w:line="360" w:lineRule="auto"/>
                  <w:jc w:val="both"/>
                </w:pPr>
              </w:pPrChange>
            </w:pPr>
          </w:p>
        </w:tc>
        <w:tc>
          <w:tcPr>
            <w:tcW w:w="4050" w:type="dxa"/>
            <w:hideMark/>
          </w:tcPr>
          <w:p w14:paraId="2AF46782" w14:textId="77777777" w:rsidR="00084BE6" w:rsidRPr="00B75D92" w:rsidRDefault="00084BE6" w:rsidP="00084BE6">
            <w:pPr>
              <w:spacing w:line="240" w:lineRule="auto"/>
              <w:jc w:val="both"/>
              <w:rPr>
                <w:ins w:id="1280" w:author="Ifeanyi Micheal Obinefo" w:date="2026-04-05T21:40:00Z"/>
                <w:rFonts w:ascii="Times New Roman" w:eastAsiaTheme="minorEastAsia" w:hAnsi="Times New Roman" w:cs="Times New Roman"/>
              </w:rPr>
              <w:pPrChange w:id="1281" w:author="Ifeanyi Micheal Obinefo" w:date="2026-04-07T11:10:00Z" w16du:dateUtc="2026-04-07T15:10:00Z">
                <w:pPr>
                  <w:spacing w:line="360" w:lineRule="auto"/>
                  <w:jc w:val="both"/>
                </w:pPr>
              </w:pPrChange>
            </w:pPr>
            <w:ins w:id="1282" w:author="Ifeanyi Micheal Obinefo" w:date="2026-04-05T21:40:00Z">
              <w:r w:rsidRPr="00B75D92">
                <w:rPr>
                  <w:rFonts w:ascii="Times New Roman" w:eastAsiaTheme="minorEastAsia" w:hAnsi="Times New Roman" w:cs="Times New Roman"/>
                </w:rPr>
                <w:t>(0.00)</w:t>
              </w:r>
            </w:ins>
          </w:p>
        </w:tc>
      </w:tr>
      <w:tr w:rsidR="00084BE6" w:rsidRPr="00B75D92" w14:paraId="2908B292" w14:textId="77777777">
        <w:trPr>
          <w:ins w:id="1283" w:author="Ifeanyi Micheal Obinefo" w:date="2026-04-05T21:40:00Z"/>
        </w:trPr>
        <w:tc>
          <w:tcPr>
            <w:tcW w:w="5148" w:type="dxa"/>
            <w:hideMark/>
          </w:tcPr>
          <w:p w14:paraId="40DE5194" w14:textId="52A33D41" w:rsidR="00084BE6" w:rsidRPr="00B75D92" w:rsidRDefault="00084BE6" w:rsidP="00084BE6">
            <w:pPr>
              <w:spacing w:line="240" w:lineRule="auto"/>
              <w:jc w:val="both"/>
              <w:rPr>
                <w:ins w:id="1284" w:author="Ifeanyi Micheal Obinefo" w:date="2026-04-05T21:40:00Z"/>
                <w:rFonts w:ascii="Times New Roman" w:eastAsiaTheme="minorEastAsia" w:hAnsi="Times New Roman" w:cs="Times New Roman"/>
              </w:rPr>
              <w:pPrChange w:id="1285" w:author="Ifeanyi Micheal Obinefo" w:date="2026-04-07T11:10:00Z" w16du:dateUtc="2026-04-07T15:10:00Z">
                <w:pPr>
                  <w:spacing w:line="360" w:lineRule="auto"/>
                  <w:jc w:val="both"/>
                </w:pPr>
              </w:pPrChange>
            </w:pPr>
            <w:ins w:id="1286" w:author="Ifeanyi Micheal Obinefo" w:date="2026-04-13T19:50:00Z" w16du:dateUtc="2026-04-13T23:50:00Z">
              <w:r w:rsidRPr="00B75D92">
                <w:rPr>
                  <w:rFonts w:ascii="Times New Roman" w:eastAsiaTheme="minorEastAsia" w:hAnsi="Times New Roman" w:cs="Times New Roman"/>
                </w:rPr>
                <w:t>Shock (=1 if experienced agricultural shock, etc)</w:t>
              </w:r>
            </w:ins>
          </w:p>
        </w:tc>
        <w:tc>
          <w:tcPr>
            <w:tcW w:w="4050" w:type="dxa"/>
            <w:hideMark/>
          </w:tcPr>
          <w:p w14:paraId="2BEC731C" w14:textId="2CF0062A" w:rsidR="00084BE6" w:rsidRPr="00B75D92" w:rsidRDefault="00DE56F8" w:rsidP="00084BE6">
            <w:pPr>
              <w:spacing w:line="240" w:lineRule="auto"/>
              <w:jc w:val="both"/>
              <w:rPr>
                <w:ins w:id="1287" w:author="Ifeanyi Micheal Obinefo" w:date="2026-04-05T21:40:00Z"/>
                <w:rFonts w:ascii="Times New Roman" w:eastAsiaTheme="minorEastAsia" w:hAnsi="Times New Roman" w:cs="Times New Roman"/>
              </w:rPr>
              <w:pPrChange w:id="1288" w:author="Ifeanyi Micheal Obinefo" w:date="2026-04-07T11:10:00Z" w16du:dateUtc="2026-04-07T15:10:00Z">
                <w:pPr>
                  <w:spacing w:line="360" w:lineRule="auto"/>
                  <w:jc w:val="both"/>
                </w:pPr>
              </w:pPrChange>
            </w:pPr>
            <w:ins w:id="1289" w:author="Ifeanyi Micheal Obinefo" w:date="2026-04-13T19:54:00Z" w16du:dateUtc="2026-04-13T23:54:00Z">
              <w:r>
                <w:rPr>
                  <w:rFonts w:ascii="Times New Roman" w:eastAsiaTheme="minorEastAsia" w:hAnsi="Times New Roman" w:cs="Times New Roman"/>
                </w:rPr>
                <w:t>-</w:t>
              </w:r>
            </w:ins>
            <w:ins w:id="1290" w:author="Ifeanyi Micheal Obinefo" w:date="2026-04-05T21:40:00Z">
              <w:r w:rsidR="00084BE6" w:rsidRPr="00B75D92">
                <w:rPr>
                  <w:rFonts w:ascii="Times New Roman" w:eastAsiaTheme="minorEastAsia" w:hAnsi="Times New Roman" w:cs="Times New Roman"/>
                </w:rPr>
                <w:t>0.0</w:t>
              </w:r>
            </w:ins>
            <w:ins w:id="1291" w:author="Ifeanyi Micheal Obinefo" w:date="2026-04-13T19:54:00Z" w16du:dateUtc="2026-04-13T23:54:00Z">
              <w:r w:rsidR="00B93638">
                <w:rPr>
                  <w:rFonts w:ascii="Times New Roman" w:eastAsiaTheme="minorEastAsia" w:hAnsi="Times New Roman" w:cs="Times New Roman"/>
                </w:rPr>
                <w:t>21</w:t>
              </w:r>
            </w:ins>
            <w:ins w:id="1292" w:author="Ifeanyi Micheal Obinefo" w:date="2026-04-05T21:40:00Z">
              <w:r w:rsidR="00084BE6" w:rsidRPr="00B75D92">
                <w:rPr>
                  <w:rFonts w:ascii="Times New Roman" w:eastAsiaTheme="minorEastAsia" w:hAnsi="Times New Roman" w:cs="Times New Roman"/>
                </w:rPr>
                <w:t>***</w:t>
              </w:r>
            </w:ins>
          </w:p>
        </w:tc>
      </w:tr>
      <w:tr w:rsidR="00084BE6" w:rsidRPr="00B75D92" w14:paraId="03990ADD" w14:textId="77777777">
        <w:trPr>
          <w:ins w:id="1293" w:author="Ifeanyi Micheal Obinefo" w:date="2026-04-05T21:40:00Z"/>
        </w:trPr>
        <w:tc>
          <w:tcPr>
            <w:tcW w:w="5148" w:type="dxa"/>
          </w:tcPr>
          <w:p w14:paraId="4DB743C2" w14:textId="77777777" w:rsidR="00084BE6" w:rsidRPr="00B75D92" w:rsidRDefault="00084BE6" w:rsidP="00084BE6">
            <w:pPr>
              <w:spacing w:line="240" w:lineRule="auto"/>
              <w:jc w:val="both"/>
              <w:rPr>
                <w:ins w:id="1294" w:author="Ifeanyi Micheal Obinefo" w:date="2026-04-05T21:40:00Z"/>
                <w:rFonts w:ascii="Times New Roman" w:eastAsiaTheme="minorEastAsia" w:hAnsi="Times New Roman" w:cs="Times New Roman"/>
              </w:rPr>
              <w:pPrChange w:id="1295" w:author="Ifeanyi Micheal Obinefo" w:date="2026-04-07T11:10:00Z" w16du:dateUtc="2026-04-07T15:10:00Z">
                <w:pPr>
                  <w:spacing w:line="360" w:lineRule="auto"/>
                  <w:jc w:val="both"/>
                </w:pPr>
              </w:pPrChange>
            </w:pPr>
          </w:p>
        </w:tc>
        <w:tc>
          <w:tcPr>
            <w:tcW w:w="4050" w:type="dxa"/>
            <w:hideMark/>
          </w:tcPr>
          <w:p w14:paraId="0AAF5693" w14:textId="77777777" w:rsidR="00084BE6" w:rsidRPr="00B75D92" w:rsidRDefault="00084BE6" w:rsidP="00084BE6">
            <w:pPr>
              <w:spacing w:line="240" w:lineRule="auto"/>
              <w:jc w:val="both"/>
              <w:rPr>
                <w:ins w:id="1296" w:author="Ifeanyi Micheal Obinefo" w:date="2026-04-05T21:40:00Z"/>
                <w:rFonts w:ascii="Times New Roman" w:eastAsiaTheme="minorEastAsia" w:hAnsi="Times New Roman" w:cs="Times New Roman"/>
              </w:rPr>
              <w:pPrChange w:id="1297" w:author="Ifeanyi Micheal Obinefo" w:date="2026-04-07T11:10:00Z" w16du:dateUtc="2026-04-07T15:10:00Z">
                <w:pPr>
                  <w:spacing w:line="360" w:lineRule="auto"/>
                  <w:jc w:val="both"/>
                </w:pPr>
              </w:pPrChange>
            </w:pPr>
            <w:ins w:id="1298" w:author="Ifeanyi Micheal Obinefo" w:date="2026-04-05T21:40:00Z">
              <w:r w:rsidRPr="00B75D92">
                <w:rPr>
                  <w:rFonts w:ascii="Times New Roman" w:eastAsiaTheme="minorEastAsia" w:hAnsi="Times New Roman" w:cs="Times New Roman"/>
                </w:rPr>
                <w:t>(0.00)</w:t>
              </w:r>
            </w:ins>
          </w:p>
        </w:tc>
      </w:tr>
      <w:tr w:rsidR="00B75D92" w:rsidRPr="00B75D92" w14:paraId="2F9810A9" w14:textId="77777777">
        <w:trPr>
          <w:ins w:id="1299" w:author="Ifeanyi Micheal Obinefo" w:date="2026-04-05T21:40:00Z"/>
        </w:trPr>
        <w:tc>
          <w:tcPr>
            <w:tcW w:w="5148" w:type="dxa"/>
            <w:tcBorders>
              <w:top w:val="single" w:sz="4" w:space="0" w:color="auto"/>
              <w:left w:val="nil"/>
              <w:bottom w:val="nil"/>
              <w:right w:val="nil"/>
            </w:tcBorders>
            <w:hideMark/>
          </w:tcPr>
          <w:p w14:paraId="21428260" w14:textId="77777777" w:rsidR="00B75D92" w:rsidRPr="00B75D92" w:rsidRDefault="00B75D92">
            <w:pPr>
              <w:spacing w:line="240" w:lineRule="auto"/>
              <w:jc w:val="both"/>
              <w:rPr>
                <w:ins w:id="1300" w:author="Ifeanyi Micheal Obinefo" w:date="2026-04-05T21:40:00Z"/>
                <w:rFonts w:ascii="Times New Roman" w:eastAsiaTheme="minorEastAsia" w:hAnsi="Times New Roman" w:cs="Times New Roman"/>
              </w:rPr>
              <w:pPrChange w:id="1301" w:author="Ifeanyi Micheal Obinefo" w:date="2026-04-07T11:10:00Z" w16du:dateUtc="2026-04-07T15:10:00Z">
                <w:pPr>
                  <w:spacing w:line="360" w:lineRule="auto"/>
                  <w:jc w:val="both"/>
                </w:pPr>
              </w:pPrChange>
            </w:pPr>
            <w:ins w:id="1302" w:author="Ifeanyi Micheal Obinefo" w:date="2026-04-05T21:40:00Z">
              <w:r w:rsidRPr="00B75D92">
                <w:rPr>
                  <w:rFonts w:ascii="Times New Roman" w:eastAsiaTheme="minorEastAsia" w:hAnsi="Times New Roman" w:cs="Times New Roman"/>
                </w:rPr>
                <w:t>Year FE</w:t>
              </w:r>
            </w:ins>
          </w:p>
        </w:tc>
        <w:tc>
          <w:tcPr>
            <w:tcW w:w="4050" w:type="dxa"/>
            <w:tcBorders>
              <w:top w:val="single" w:sz="4" w:space="0" w:color="auto"/>
              <w:left w:val="nil"/>
              <w:bottom w:val="nil"/>
              <w:right w:val="nil"/>
            </w:tcBorders>
            <w:hideMark/>
          </w:tcPr>
          <w:p w14:paraId="0F90584C" w14:textId="77777777" w:rsidR="00B75D92" w:rsidRPr="00B75D92" w:rsidRDefault="00B75D92">
            <w:pPr>
              <w:spacing w:line="240" w:lineRule="auto"/>
              <w:jc w:val="both"/>
              <w:rPr>
                <w:ins w:id="1303" w:author="Ifeanyi Micheal Obinefo" w:date="2026-04-05T21:40:00Z"/>
                <w:rFonts w:ascii="Times New Roman" w:eastAsiaTheme="minorEastAsia" w:hAnsi="Times New Roman" w:cs="Times New Roman"/>
              </w:rPr>
              <w:pPrChange w:id="1304" w:author="Ifeanyi Micheal Obinefo" w:date="2026-04-07T11:10:00Z" w16du:dateUtc="2026-04-07T15:10:00Z">
                <w:pPr>
                  <w:spacing w:line="360" w:lineRule="auto"/>
                  <w:jc w:val="both"/>
                </w:pPr>
              </w:pPrChange>
            </w:pPr>
            <w:ins w:id="1305" w:author="Ifeanyi Micheal Obinefo" w:date="2026-04-05T21:40:00Z">
              <w:r w:rsidRPr="00B75D92">
                <w:rPr>
                  <w:rFonts w:ascii="Times New Roman" w:eastAsiaTheme="minorEastAsia" w:hAnsi="Times New Roman" w:cs="Times New Roman"/>
                </w:rPr>
                <w:t>YES</w:t>
              </w:r>
            </w:ins>
          </w:p>
        </w:tc>
      </w:tr>
      <w:tr w:rsidR="00B75D92" w:rsidRPr="00B75D92" w14:paraId="4C534B70" w14:textId="77777777">
        <w:trPr>
          <w:ins w:id="1306" w:author="Ifeanyi Micheal Obinefo" w:date="2026-04-05T21:40:00Z"/>
        </w:trPr>
        <w:tc>
          <w:tcPr>
            <w:tcW w:w="5148" w:type="dxa"/>
            <w:hideMark/>
          </w:tcPr>
          <w:p w14:paraId="77C3EDF2" w14:textId="77777777" w:rsidR="00B75D92" w:rsidRPr="00B75D92" w:rsidRDefault="00B75D92">
            <w:pPr>
              <w:spacing w:line="240" w:lineRule="auto"/>
              <w:jc w:val="both"/>
              <w:rPr>
                <w:ins w:id="1307" w:author="Ifeanyi Micheal Obinefo" w:date="2026-04-05T21:40:00Z"/>
                <w:rFonts w:ascii="Times New Roman" w:eastAsiaTheme="minorEastAsia" w:hAnsi="Times New Roman" w:cs="Times New Roman"/>
              </w:rPr>
              <w:pPrChange w:id="1308" w:author="Ifeanyi Micheal Obinefo" w:date="2026-04-07T11:10:00Z" w16du:dateUtc="2026-04-07T15:10:00Z">
                <w:pPr>
                  <w:spacing w:line="360" w:lineRule="auto"/>
                  <w:jc w:val="both"/>
                </w:pPr>
              </w:pPrChange>
            </w:pPr>
            <w:ins w:id="1309" w:author="Ifeanyi Micheal Obinefo" w:date="2026-04-05T21:40:00Z">
              <w:r w:rsidRPr="00B75D92">
                <w:rPr>
                  <w:rFonts w:ascii="Times New Roman" w:eastAsiaTheme="minorEastAsia" w:hAnsi="Times New Roman" w:cs="Times New Roman"/>
                </w:rPr>
                <w:t>Village FE</w:t>
              </w:r>
            </w:ins>
          </w:p>
        </w:tc>
        <w:tc>
          <w:tcPr>
            <w:tcW w:w="4050" w:type="dxa"/>
            <w:hideMark/>
          </w:tcPr>
          <w:p w14:paraId="328C52DA" w14:textId="77777777" w:rsidR="00B75D92" w:rsidRPr="00B75D92" w:rsidRDefault="00B75D92">
            <w:pPr>
              <w:spacing w:line="240" w:lineRule="auto"/>
              <w:jc w:val="both"/>
              <w:rPr>
                <w:ins w:id="1310" w:author="Ifeanyi Micheal Obinefo" w:date="2026-04-05T21:40:00Z"/>
                <w:rFonts w:ascii="Times New Roman" w:eastAsiaTheme="minorEastAsia" w:hAnsi="Times New Roman" w:cs="Times New Roman"/>
              </w:rPr>
              <w:pPrChange w:id="1311" w:author="Ifeanyi Micheal Obinefo" w:date="2026-04-07T11:10:00Z" w16du:dateUtc="2026-04-07T15:10:00Z">
                <w:pPr>
                  <w:spacing w:line="360" w:lineRule="auto"/>
                  <w:jc w:val="both"/>
                </w:pPr>
              </w:pPrChange>
            </w:pPr>
            <w:ins w:id="1312" w:author="Ifeanyi Micheal Obinefo" w:date="2026-04-05T21:40:00Z">
              <w:r w:rsidRPr="00B75D92">
                <w:rPr>
                  <w:rFonts w:ascii="Times New Roman" w:eastAsiaTheme="minorEastAsia" w:hAnsi="Times New Roman" w:cs="Times New Roman"/>
                </w:rPr>
                <w:t>YES</w:t>
              </w:r>
            </w:ins>
          </w:p>
        </w:tc>
      </w:tr>
      <w:tr w:rsidR="00B75D92" w:rsidRPr="00B75D92" w14:paraId="5BA8C50B" w14:textId="77777777">
        <w:trPr>
          <w:ins w:id="1313" w:author="Ifeanyi Micheal Obinefo" w:date="2026-04-05T21:40:00Z"/>
        </w:trPr>
        <w:tc>
          <w:tcPr>
            <w:tcW w:w="5148" w:type="dxa"/>
            <w:hideMark/>
          </w:tcPr>
          <w:p w14:paraId="3281E426" w14:textId="77777777" w:rsidR="00B75D92" w:rsidRPr="00B75D92" w:rsidRDefault="00B75D92">
            <w:pPr>
              <w:spacing w:line="240" w:lineRule="auto"/>
              <w:jc w:val="both"/>
              <w:rPr>
                <w:ins w:id="1314" w:author="Ifeanyi Micheal Obinefo" w:date="2026-04-05T21:40:00Z"/>
                <w:rFonts w:ascii="Times New Roman" w:eastAsiaTheme="minorEastAsia" w:hAnsi="Times New Roman" w:cs="Times New Roman"/>
              </w:rPr>
              <w:pPrChange w:id="1315" w:author="Ifeanyi Micheal Obinefo" w:date="2026-04-07T11:10:00Z" w16du:dateUtc="2026-04-07T15:10:00Z">
                <w:pPr>
                  <w:spacing w:line="360" w:lineRule="auto"/>
                  <w:jc w:val="both"/>
                </w:pPr>
              </w:pPrChange>
            </w:pPr>
            <w:ins w:id="1316" w:author="Ifeanyi Micheal Obinefo" w:date="2026-04-05T21:40:00Z">
              <w:r w:rsidRPr="00B75D92">
                <w:rPr>
                  <w:rFonts w:ascii="Times New Roman" w:eastAsiaTheme="minorEastAsia" w:hAnsi="Times New Roman" w:cs="Times New Roman"/>
                </w:rPr>
                <w:t>R-Squared</w:t>
              </w:r>
            </w:ins>
          </w:p>
        </w:tc>
        <w:tc>
          <w:tcPr>
            <w:tcW w:w="4050" w:type="dxa"/>
            <w:hideMark/>
          </w:tcPr>
          <w:p w14:paraId="3C1A6530" w14:textId="77777777" w:rsidR="00B75D92" w:rsidRPr="00B75D92" w:rsidRDefault="00B75D92">
            <w:pPr>
              <w:spacing w:line="240" w:lineRule="auto"/>
              <w:jc w:val="both"/>
              <w:rPr>
                <w:ins w:id="1317" w:author="Ifeanyi Micheal Obinefo" w:date="2026-04-05T21:40:00Z"/>
                <w:rFonts w:ascii="Times New Roman" w:eastAsiaTheme="minorEastAsia" w:hAnsi="Times New Roman" w:cs="Times New Roman"/>
              </w:rPr>
              <w:pPrChange w:id="1318" w:author="Ifeanyi Micheal Obinefo" w:date="2026-04-07T11:10:00Z" w16du:dateUtc="2026-04-07T15:10:00Z">
                <w:pPr>
                  <w:spacing w:line="360" w:lineRule="auto"/>
                  <w:jc w:val="both"/>
                </w:pPr>
              </w:pPrChange>
            </w:pPr>
            <w:ins w:id="1319" w:author="Ifeanyi Micheal Obinefo" w:date="2026-04-05T21:40:00Z">
              <w:r w:rsidRPr="00B75D92">
                <w:rPr>
                  <w:rFonts w:ascii="Times New Roman" w:eastAsiaTheme="minorEastAsia" w:hAnsi="Times New Roman" w:cs="Times New Roman"/>
                </w:rPr>
                <w:t>0.32</w:t>
              </w:r>
            </w:ins>
          </w:p>
        </w:tc>
      </w:tr>
      <w:tr w:rsidR="00B75D92" w:rsidRPr="00B75D92" w14:paraId="77F608DB" w14:textId="77777777">
        <w:trPr>
          <w:ins w:id="1320" w:author="Ifeanyi Micheal Obinefo" w:date="2026-04-05T21:40:00Z"/>
        </w:trPr>
        <w:tc>
          <w:tcPr>
            <w:tcW w:w="5148" w:type="dxa"/>
            <w:tcBorders>
              <w:top w:val="nil"/>
              <w:left w:val="nil"/>
              <w:bottom w:val="single" w:sz="4" w:space="0" w:color="auto"/>
              <w:right w:val="nil"/>
            </w:tcBorders>
            <w:hideMark/>
          </w:tcPr>
          <w:p w14:paraId="749C1255" w14:textId="77777777" w:rsidR="00B75D92" w:rsidRPr="00B75D92" w:rsidRDefault="00B75D92">
            <w:pPr>
              <w:spacing w:line="240" w:lineRule="auto"/>
              <w:jc w:val="both"/>
              <w:rPr>
                <w:ins w:id="1321" w:author="Ifeanyi Micheal Obinefo" w:date="2026-04-05T21:40:00Z"/>
                <w:rFonts w:ascii="Times New Roman" w:eastAsiaTheme="minorEastAsia" w:hAnsi="Times New Roman" w:cs="Times New Roman"/>
              </w:rPr>
              <w:pPrChange w:id="1322" w:author="Ifeanyi Micheal Obinefo" w:date="2026-04-07T11:10:00Z" w16du:dateUtc="2026-04-07T15:10:00Z">
                <w:pPr>
                  <w:spacing w:line="360" w:lineRule="auto"/>
                  <w:jc w:val="both"/>
                </w:pPr>
              </w:pPrChange>
            </w:pPr>
            <w:ins w:id="1323" w:author="Ifeanyi Micheal Obinefo" w:date="2026-04-05T21:40:00Z">
              <w:r w:rsidRPr="00B75D92">
                <w:rPr>
                  <w:rFonts w:ascii="Times New Roman" w:eastAsiaTheme="minorEastAsia" w:hAnsi="Times New Roman" w:cs="Times New Roman"/>
                </w:rPr>
                <w:t>Observations</w:t>
              </w:r>
            </w:ins>
          </w:p>
        </w:tc>
        <w:tc>
          <w:tcPr>
            <w:tcW w:w="4050" w:type="dxa"/>
            <w:tcBorders>
              <w:top w:val="nil"/>
              <w:left w:val="nil"/>
              <w:bottom w:val="single" w:sz="4" w:space="0" w:color="auto"/>
              <w:right w:val="nil"/>
            </w:tcBorders>
            <w:hideMark/>
          </w:tcPr>
          <w:p w14:paraId="227830D4" w14:textId="64D41EE4" w:rsidR="00B75D92" w:rsidRPr="00B75D92" w:rsidRDefault="008B40D7">
            <w:pPr>
              <w:spacing w:line="240" w:lineRule="auto"/>
              <w:jc w:val="both"/>
              <w:rPr>
                <w:ins w:id="1324" w:author="Ifeanyi Micheal Obinefo" w:date="2026-04-05T21:40:00Z"/>
                <w:rFonts w:ascii="Times New Roman" w:eastAsiaTheme="minorEastAsia" w:hAnsi="Times New Roman" w:cs="Times New Roman"/>
              </w:rPr>
              <w:pPrChange w:id="1325" w:author="Ifeanyi Micheal Obinefo" w:date="2026-04-07T11:10:00Z" w16du:dateUtc="2026-04-07T15:10:00Z">
                <w:pPr>
                  <w:spacing w:line="360" w:lineRule="auto"/>
                  <w:jc w:val="both"/>
                </w:pPr>
              </w:pPrChange>
            </w:pPr>
            <w:ins w:id="1326" w:author="Ifeanyi Micheal Obinefo" w:date="2026-04-10T23:37:00Z" w16du:dateUtc="2026-04-11T03:37:00Z">
              <w:r>
                <w:rPr>
                  <w:rFonts w:ascii="Times New Roman" w:eastAsiaTheme="minorEastAsia" w:hAnsi="Times New Roman" w:cs="Times New Roman"/>
                </w:rPr>
                <w:t>3</w:t>
              </w:r>
            </w:ins>
            <w:ins w:id="1327" w:author="Ifeanyi Micheal Obinefo" w:date="2026-04-13T19:55:00Z" w16du:dateUtc="2026-04-13T23:55:00Z">
              <w:r w:rsidR="00B00E12">
                <w:rPr>
                  <w:rFonts w:ascii="Times New Roman" w:eastAsiaTheme="minorEastAsia" w:hAnsi="Times New Roman" w:cs="Times New Roman"/>
                </w:rPr>
                <w:t>,335</w:t>
              </w:r>
            </w:ins>
          </w:p>
        </w:tc>
      </w:tr>
    </w:tbl>
    <w:p w14:paraId="34BEC394" w14:textId="77777777" w:rsidR="00B75D92" w:rsidRPr="00B75D92" w:rsidRDefault="00B75D92">
      <w:pPr>
        <w:spacing w:line="240" w:lineRule="auto"/>
        <w:jc w:val="both"/>
        <w:rPr>
          <w:ins w:id="1328" w:author="Ifeanyi Micheal Obinefo" w:date="2026-04-05T21:40:00Z"/>
          <w:rFonts w:ascii="Times New Roman" w:eastAsiaTheme="minorEastAsia" w:hAnsi="Times New Roman" w:cs="Times New Roman"/>
        </w:rPr>
        <w:pPrChange w:id="1329" w:author="Ifeanyi Micheal Obinefo" w:date="2026-04-07T11:10:00Z" w16du:dateUtc="2026-04-07T15:10:00Z">
          <w:pPr>
            <w:spacing w:line="360" w:lineRule="auto"/>
            <w:jc w:val="both"/>
          </w:pPr>
        </w:pPrChange>
      </w:pPr>
    </w:p>
    <w:p w14:paraId="1561CEB9" w14:textId="77777777" w:rsidR="00B75D92" w:rsidRPr="00B75D92" w:rsidRDefault="00B75D92">
      <w:pPr>
        <w:spacing w:line="240" w:lineRule="auto"/>
        <w:jc w:val="both"/>
        <w:rPr>
          <w:ins w:id="1330" w:author="Ifeanyi Micheal Obinefo" w:date="2026-04-05T21:40:00Z"/>
          <w:rFonts w:ascii="Times New Roman" w:eastAsiaTheme="minorEastAsia" w:hAnsi="Times New Roman" w:cs="Times New Roman"/>
        </w:rPr>
        <w:pPrChange w:id="1331" w:author="Ifeanyi Micheal Obinefo" w:date="2026-04-07T11:10:00Z" w16du:dateUtc="2026-04-07T15:10:00Z">
          <w:pPr>
            <w:spacing w:line="360" w:lineRule="auto"/>
            <w:jc w:val="both"/>
          </w:pPr>
        </w:pPrChange>
      </w:pPr>
      <w:ins w:id="1332" w:author="Ifeanyi Micheal Obinefo" w:date="2026-04-05T21:40:00Z">
        <w:r w:rsidRPr="00B75D92">
          <w:rPr>
            <w:rFonts w:ascii="Times New Roman" w:eastAsiaTheme="minorEastAsia" w:hAnsi="Times New Roman" w:cs="Times New Roman"/>
          </w:rPr>
          <w:t>Source: Authors’ estimations from the LSMS-ISA data.</w:t>
        </w:r>
      </w:ins>
    </w:p>
    <w:p w14:paraId="64444D65" w14:textId="77777777" w:rsidR="00B75D92" w:rsidRPr="00B75D92" w:rsidRDefault="00B75D92">
      <w:pPr>
        <w:spacing w:line="240" w:lineRule="auto"/>
        <w:jc w:val="both"/>
        <w:rPr>
          <w:ins w:id="1333" w:author="Ifeanyi Micheal Obinefo" w:date="2026-04-05T21:40:00Z"/>
          <w:rFonts w:ascii="Times New Roman" w:eastAsiaTheme="minorEastAsia" w:hAnsi="Times New Roman" w:cs="Times New Roman"/>
        </w:rPr>
        <w:pPrChange w:id="1334" w:author="Ifeanyi Micheal Obinefo" w:date="2026-04-07T11:10:00Z" w16du:dateUtc="2026-04-07T15:10:00Z">
          <w:pPr>
            <w:spacing w:line="360" w:lineRule="auto"/>
            <w:jc w:val="both"/>
          </w:pPr>
        </w:pPrChange>
      </w:pPr>
      <w:ins w:id="1335" w:author="Ifeanyi Micheal Obinefo" w:date="2026-04-05T21:40:00Z">
        <w:r w:rsidRPr="00B75D92">
          <w:rPr>
            <w:rFonts w:ascii="Times New Roman" w:eastAsiaTheme="minorEastAsia" w:hAnsi="Times New Roman" w:cs="Times New Roman"/>
          </w:rPr>
          <w:t>*** p&lt;0.01, ** p&lt;0.05, * p&lt;0.1.</w:t>
        </w:r>
      </w:ins>
    </w:p>
    <w:p w14:paraId="2B5A12C1" w14:textId="77777777" w:rsidR="00B75D92" w:rsidRDefault="00B75D92">
      <w:pPr>
        <w:spacing w:line="240" w:lineRule="auto"/>
        <w:jc w:val="both"/>
        <w:rPr>
          <w:ins w:id="1336" w:author="Ifeanyi Micheal Obinefo" w:date="2026-04-13T20:16:00Z" w16du:dateUtc="2026-04-14T00:16:00Z"/>
          <w:rFonts w:ascii="Times New Roman" w:eastAsiaTheme="minorEastAsia" w:hAnsi="Times New Roman" w:cs="Times New Roman"/>
        </w:rPr>
      </w:pPr>
    </w:p>
    <w:p w14:paraId="7A52C5ED" w14:textId="77777777" w:rsidR="00C948AD" w:rsidRPr="00B75D92" w:rsidRDefault="00C948AD">
      <w:pPr>
        <w:spacing w:line="240" w:lineRule="auto"/>
        <w:jc w:val="both"/>
        <w:rPr>
          <w:ins w:id="1337" w:author="Ifeanyi Micheal Obinefo" w:date="2026-04-05T21:40:00Z"/>
          <w:rFonts w:ascii="Times New Roman" w:eastAsiaTheme="minorEastAsia" w:hAnsi="Times New Roman" w:cs="Times New Roman"/>
        </w:rPr>
        <w:pPrChange w:id="1338" w:author="Ifeanyi Micheal Obinefo" w:date="2026-04-07T11:10:00Z" w16du:dateUtc="2026-04-07T15:10:00Z">
          <w:pPr>
            <w:spacing w:line="360" w:lineRule="auto"/>
            <w:jc w:val="both"/>
          </w:pPr>
        </w:pPrChange>
      </w:pPr>
    </w:p>
    <w:p w14:paraId="172AB034" w14:textId="77777777" w:rsidR="00B75D92" w:rsidRDefault="00B75D92">
      <w:pPr>
        <w:spacing w:line="240" w:lineRule="auto"/>
        <w:jc w:val="both"/>
        <w:rPr>
          <w:ins w:id="1339" w:author="Ifeanyi Micheal Obinefo" w:date="2026-04-08T23:04:00Z" w16du:dateUtc="2026-04-09T03:04:00Z"/>
          <w:rFonts w:ascii="Times New Roman" w:eastAsiaTheme="minorEastAsia" w:hAnsi="Times New Roman" w:cs="Times New Roman"/>
        </w:rPr>
      </w:pPr>
    </w:p>
    <w:p w14:paraId="0668802B" w14:textId="45DAABFF" w:rsidR="000956BA" w:rsidRDefault="00E73AA2" w:rsidP="00E73AA2">
      <w:pPr>
        <w:pStyle w:val="Caption"/>
        <w:rPr>
          <w:ins w:id="1340" w:author="Ifeanyi Micheal Obinefo" w:date="2026-04-10T23:36:00Z" w16du:dateUtc="2026-04-11T03:36:00Z"/>
          <w:rFonts w:cs="Times New Roman"/>
        </w:rPr>
        <w:pPrChange w:id="1341" w:author="Ifeanyi Micheal Obinefo" w:date="2026-04-13T20:08:00Z" w16du:dateUtc="2026-04-14T00:08:00Z">
          <w:pPr>
            <w:spacing w:line="360" w:lineRule="auto"/>
            <w:jc w:val="both"/>
          </w:pPr>
        </w:pPrChange>
      </w:pPr>
      <w:ins w:id="1342" w:author="Ifeanyi Micheal Obinefo" w:date="2026-04-13T20:08:00Z" w16du:dateUtc="2026-04-14T00:08:00Z">
        <w:r w:rsidRPr="008C7B2D">
          <w:rPr>
            <w:rFonts w:cs="Times New Roman"/>
          </w:rPr>
          <w:lastRenderedPageBreak/>
          <w:t xml:space="preserve">Table </w:t>
        </w:r>
        <w:r>
          <w:rPr>
            <w:rFonts w:cs="Times New Roman"/>
          </w:rPr>
          <w:t>6</w:t>
        </w:r>
        <w:r>
          <w:rPr>
            <w:rFonts w:cs="Times New Roman"/>
          </w:rPr>
          <w:t>.</w:t>
        </w:r>
        <w:r w:rsidRPr="008C7B2D">
          <w:rPr>
            <w:rFonts w:cs="Times New Roman"/>
          </w:rPr>
          <w:t xml:space="preserve"> Regression Results of </w:t>
        </w:r>
        <w:r>
          <w:rPr>
            <w:rFonts w:cs="Times New Roman"/>
          </w:rPr>
          <w:t>the effect of Income and</w:t>
        </w:r>
        <w:r w:rsidRPr="00A029E6">
          <w:rPr>
            <w:rFonts w:cs="Times New Roman"/>
          </w:rPr>
          <w:t xml:space="preserve"> </w:t>
        </w:r>
        <w:r>
          <w:rPr>
            <w:rFonts w:cs="Times New Roman"/>
          </w:rPr>
          <w:t xml:space="preserve">agricultural </w:t>
        </w:r>
        <w:r w:rsidRPr="00A029E6">
          <w:rPr>
            <w:rFonts w:cs="Times New Roman"/>
          </w:rPr>
          <w:t xml:space="preserve">shocks on </w:t>
        </w:r>
        <w:r>
          <w:rPr>
            <w:rFonts w:cs="Times New Roman"/>
          </w:rPr>
          <w:t xml:space="preserve">the Height-for-Age (Z-score) of Agricultural Households </w:t>
        </w:r>
        <w:r>
          <w:rPr>
            <w:rFonts w:cs="Times New Roman"/>
          </w:rPr>
          <w:t xml:space="preserve">by gender </w:t>
        </w:r>
        <w:r>
          <w:rPr>
            <w:rFonts w:cs="Times New Roman"/>
          </w:rPr>
          <w:t>in Nigeria.</w:t>
        </w:r>
      </w:ins>
    </w:p>
    <w:tbl>
      <w:tblPr>
        <w:tblW w:w="13338" w:type="dxa"/>
        <w:tblLayout w:type="fixed"/>
        <w:tblLook w:val="04A0" w:firstRow="1" w:lastRow="0" w:firstColumn="1" w:lastColumn="0" w:noHBand="0" w:noVBand="1"/>
        <w:tblPrChange w:id="1343" w:author="Ifeanyi Micheal Obinefo" w:date="2026-04-13T19:57:00Z" w16du:dateUtc="2026-04-13T23:57:00Z">
          <w:tblPr>
            <w:tblW w:w="0" w:type="auto"/>
            <w:tblLayout w:type="fixed"/>
            <w:tblLook w:val="04A0" w:firstRow="1" w:lastRow="0" w:firstColumn="1" w:lastColumn="0" w:noHBand="0" w:noVBand="1"/>
          </w:tblPr>
        </w:tblPrChange>
      </w:tblPr>
      <w:tblGrid>
        <w:gridCol w:w="5058"/>
        <w:gridCol w:w="4140"/>
        <w:gridCol w:w="4140"/>
        <w:tblGridChange w:id="1344">
          <w:tblGrid>
            <w:gridCol w:w="5058"/>
            <w:gridCol w:w="4140"/>
            <w:gridCol w:w="4140"/>
          </w:tblGrid>
        </w:tblGridChange>
      </w:tblGrid>
      <w:tr w:rsidR="00D20071" w:rsidRPr="00B75D92" w14:paraId="2061DAEF" w14:textId="1913CCB4" w:rsidTr="006A738A">
        <w:trPr>
          <w:trHeight w:val="60"/>
          <w:ins w:id="1345" w:author="Ifeanyi Micheal Obinefo" w:date="2026-04-10T23:36:00Z"/>
          <w:trPrChange w:id="1346" w:author="Ifeanyi Micheal Obinefo" w:date="2026-04-13T19:57:00Z" w16du:dateUtc="2026-04-13T23:57:00Z">
            <w:trPr>
              <w:trHeight w:val="60"/>
            </w:trPr>
          </w:trPrChange>
        </w:trPr>
        <w:tc>
          <w:tcPr>
            <w:tcW w:w="9198" w:type="dxa"/>
            <w:gridSpan w:val="2"/>
            <w:tcBorders>
              <w:top w:val="single" w:sz="4" w:space="0" w:color="auto"/>
            </w:tcBorders>
            <w:tcPrChange w:id="1347" w:author="Ifeanyi Micheal Obinefo" w:date="2026-04-13T19:57:00Z" w16du:dateUtc="2026-04-13T23:57:00Z">
              <w:tcPr>
                <w:tcW w:w="9198" w:type="dxa"/>
                <w:gridSpan w:val="2"/>
              </w:tcPr>
            </w:tcPrChange>
          </w:tcPr>
          <w:p w14:paraId="08B1A98C" w14:textId="77777777" w:rsidR="000E7E48" w:rsidRDefault="00D20071" w:rsidP="005E1260">
            <w:pPr>
              <w:spacing w:line="240" w:lineRule="auto"/>
              <w:jc w:val="both"/>
              <w:rPr>
                <w:ins w:id="1348" w:author="Ifeanyi Micheal Obinefo" w:date="2026-04-13T19:55:00Z" w16du:dateUtc="2026-04-13T23:55:00Z"/>
                <w:rFonts w:ascii="Times New Roman" w:eastAsiaTheme="minorEastAsia" w:hAnsi="Times New Roman" w:cs="Times New Roman"/>
              </w:rPr>
            </w:pPr>
            <w:ins w:id="1349" w:author="Ifeanyi Micheal Obinefo" w:date="2026-04-10T23:36:00Z" w16du:dateUtc="2026-04-11T03:36:00Z">
              <w:r w:rsidRPr="00B75D92">
                <w:rPr>
                  <w:rFonts w:ascii="Times New Roman" w:eastAsiaTheme="minorEastAsia" w:hAnsi="Times New Roman" w:cs="Times New Roman"/>
                </w:rPr>
                <w:t xml:space="preserve">Dependent Variable : </w:t>
              </w:r>
            </w:ins>
          </w:p>
          <w:p w14:paraId="00E65BF1" w14:textId="5084C603" w:rsidR="00D20071" w:rsidRPr="00B75D92" w:rsidRDefault="000E7E48" w:rsidP="005E1260">
            <w:pPr>
              <w:spacing w:line="240" w:lineRule="auto"/>
              <w:jc w:val="both"/>
              <w:rPr>
                <w:ins w:id="1350" w:author="Ifeanyi Micheal Obinefo" w:date="2026-04-10T23:36:00Z" w16du:dateUtc="2026-04-11T03:36:00Z"/>
                <w:rFonts w:ascii="Times New Roman" w:eastAsiaTheme="minorEastAsia" w:hAnsi="Times New Roman" w:cs="Times New Roman"/>
              </w:rPr>
            </w:pPr>
            <w:ins w:id="1351" w:author="Ifeanyi Micheal Obinefo" w:date="2026-04-13T19:55:00Z" w16du:dateUtc="2026-04-13T23:55:00Z">
              <w:r>
                <w:rPr>
                  <w:rFonts w:ascii="Times New Roman" w:eastAsiaTheme="minorEastAsia" w:hAnsi="Times New Roman" w:cs="Times New Roman"/>
                </w:rPr>
                <w:t xml:space="preserve"> </w:t>
              </w:r>
              <w:r w:rsidRPr="00B75D92">
                <w:rPr>
                  <w:rFonts w:ascii="Times New Roman" w:eastAsiaTheme="minorEastAsia" w:hAnsi="Times New Roman" w:cs="Times New Roman"/>
                </w:rPr>
                <w:t>Height-for-Age (Z-score)</w:t>
              </w:r>
              <w:r>
                <w:rPr>
                  <w:rFonts w:ascii="Times New Roman" w:eastAsiaTheme="minorEastAsia" w:hAnsi="Times New Roman" w:cs="Times New Roman"/>
                </w:rPr>
                <w:t xml:space="preserve"> </w:t>
              </w:r>
            </w:ins>
            <w:ins w:id="1352" w:author="Ifeanyi Micheal Obinefo" w:date="2026-04-10T23:36:00Z" w16du:dateUtc="2026-04-11T03:36:00Z">
              <w:r w:rsidR="00D20071" w:rsidRPr="00B75D92">
                <w:rPr>
                  <w:rFonts w:ascii="Times New Roman" w:eastAsiaTheme="minorEastAsia" w:hAnsi="Times New Roman" w:cs="Times New Roman"/>
                </w:rPr>
                <w:t xml:space="preserve">                                       </w:t>
              </w:r>
            </w:ins>
            <w:ins w:id="1353" w:author="Ifeanyi Micheal Obinefo" w:date="2026-04-13T19:56:00Z" w16du:dateUtc="2026-04-13T23:56:00Z">
              <w:r w:rsidR="00C8193B">
                <w:rPr>
                  <w:rFonts w:ascii="Times New Roman" w:eastAsiaTheme="minorEastAsia" w:hAnsi="Times New Roman" w:cs="Times New Roman"/>
                </w:rPr>
                <w:t>M</w:t>
              </w:r>
              <w:r w:rsidR="00C8193B">
                <w:rPr>
                  <w:rFonts w:ascii="Times New Roman" w:eastAsiaTheme="minorEastAsia" w:hAnsi="Times New Roman" w:cs="Times New Roman"/>
                </w:rPr>
                <w:t>ale</w:t>
              </w:r>
            </w:ins>
          </w:p>
        </w:tc>
        <w:tc>
          <w:tcPr>
            <w:tcW w:w="4140" w:type="dxa"/>
            <w:tcBorders>
              <w:top w:val="single" w:sz="4" w:space="0" w:color="auto"/>
            </w:tcBorders>
            <w:tcPrChange w:id="1354" w:author="Ifeanyi Micheal Obinefo" w:date="2026-04-13T19:57:00Z" w16du:dateUtc="2026-04-13T23:57:00Z">
              <w:tcPr>
                <w:tcW w:w="4140" w:type="dxa"/>
              </w:tcPr>
            </w:tcPrChange>
          </w:tcPr>
          <w:p w14:paraId="58E923C6" w14:textId="77777777" w:rsidR="00D20071" w:rsidRDefault="00D20071" w:rsidP="005E1260">
            <w:pPr>
              <w:spacing w:line="240" w:lineRule="auto"/>
              <w:jc w:val="both"/>
              <w:rPr>
                <w:ins w:id="1355" w:author="Ifeanyi Micheal Obinefo" w:date="2026-04-13T19:56:00Z" w16du:dateUtc="2026-04-13T23:56:00Z"/>
                <w:rFonts w:ascii="Times New Roman" w:eastAsiaTheme="minorEastAsia" w:hAnsi="Times New Roman" w:cs="Times New Roman"/>
              </w:rPr>
            </w:pPr>
          </w:p>
          <w:p w14:paraId="27A0C7F8" w14:textId="433428CC" w:rsidR="00C8193B" w:rsidRPr="00B75D92" w:rsidRDefault="00B44B9E" w:rsidP="005E1260">
            <w:pPr>
              <w:spacing w:line="240" w:lineRule="auto"/>
              <w:jc w:val="both"/>
              <w:rPr>
                <w:ins w:id="1356" w:author="Ifeanyi Micheal Obinefo" w:date="2026-04-10T23:38:00Z" w16du:dateUtc="2026-04-11T03:38:00Z"/>
                <w:rFonts w:ascii="Times New Roman" w:eastAsiaTheme="minorEastAsia" w:hAnsi="Times New Roman" w:cs="Times New Roman"/>
              </w:rPr>
            </w:pPr>
            <w:ins w:id="1357" w:author="Ifeanyi Micheal Obinefo" w:date="2026-04-13T19:56:00Z" w16du:dateUtc="2026-04-13T23:56:00Z">
              <w:r>
                <w:rPr>
                  <w:rFonts w:ascii="Times New Roman" w:eastAsiaTheme="minorEastAsia" w:hAnsi="Times New Roman" w:cs="Times New Roman"/>
                </w:rPr>
                <w:t>Female</w:t>
              </w:r>
            </w:ins>
          </w:p>
        </w:tc>
      </w:tr>
      <w:tr w:rsidR="00F0733A" w:rsidRPr="00B75D92" w14:paraId="0A550223" w14:textId="08A4D582" w:rsidTr="00AB1395">
        <w:trPr>
          <w:ins w:id="1358" w:author="Ifeanyi Micheal Obinefo" w:date="2026-04-10T23:36:00Z"/>
        </w:trPr>
        <w:tc>
          <w:tcPr>
            <w:tcW w:w="5058" w:type="dxa"/>
            <w:tcBorders>
              <w:top w:val="single" w:sz="4" w:space="0" w:color="auto"/>
              <w:left w:val="nil"/>
              <w:bottom w:val="nil"/>
              <w:right w:val="nil"/>
            </w:tcBorders>
            <w:hideMark/>
            <w:tcPrChange w:id="1359" w:author="Ifeanyi Micheal Obinefo" w:date="2026-04-10T23:38:00Z" w16du:dateUtc="2026-04-11T03:38:00Z">
              <w:tcPr>
                <w:tcW w:w="5058" w:type="dxa"/>
                <w:tcBorders>
                  <w:top w:val="single" w:sz="4" w:space="0" w:color="auto"/>
                  <w:left w:val="nil"/>
                  <w:bottom w:val="nil"/>
                  <w:right w:val="nil"/>
                </w:tcBorders>
                <w:hideMark/>
              </w:tcPr>
            </w:tcPrChange>
          </w:tcPr>
          <w:p w14:paraId="6518C702" w14:textId="15B6452F" w:rsidR="00F0733A" w:rsidRPr="00B75D92" w:rsidRDefault="00F0733A" w:rsidP="00F0733A">
            <w:pPr>
              <w:spacing w:line="240" w:lineRule="auto"/>
              <w:jc w:val="both"/>
              <w:rPr>
                <w:ins w:id="1360" w:author="Ifeanyi Micheal Obinefo" w:date="2026-04-10T23:36:00Z" w16du:dateUtc="2026-04-11T03:36:00Z"/>
                <w:rFonts w:ascii="Times New Roman" w:eastAsiaTheme="minorEastAsia" w:hAnsi="Times New Roman" w:cs="Times New Roman"/>
              </w:rPr>
            </w:pPr>
            <w:ins w:id="1361" w:author="Ifeanyi Micheal Obinefo" w:date="2026-04-13T19:50:00Z" w16du:dateUtc="2026-04-13T23:50:00Z">
              <w:r w:rsidRPr="00B75D92">
                <w:rPr>
                  <w:rFonts w:ascii="Times New Roman" w:eastAsiaTheme="minorEastAsia" w:hAnsi="Times New Roman" w:cs="Times New Roman"/>
                </w:rPr>
                <w:t xml:space="preserve">Income * Shock </w:t>
              </w:r>
            </w:ins>
          </w:p>
        </w:tc>
        <w:tc>
          <w:tcPr>
            <w:tcW w:w="4140" w:type="dxa"/>
            <w:tcBorders>
              <w:top w:val="single" w:sz="4" w:space="0" w:color="auto"/>
              <w:left w:val="nil"/>
              <w:bottom w:val="nil"/>
              <w:right w:val="nil"/>
            </w:tcBorders>
            <w:hideMark/>
            <w:tcPrChange w:id="1362" w:author="Ifeanyi Micheal Obinefo" w:date="2026-04-10T23:38:00Z" w16du:dateUtc="2026-04-11T03:38:00Z">
              <w:tcPr>
                <w:tcW w:w="4140" w:type="dxa"/>
                <w:tcBorders>
                  <w:top w:val="single" w:sz="4" w:space="0" w:color="auto"/>
                  <w:left w:val="nil"/>
                  <w:bottom w:val="nil"/>
                  <w:right w:val="nil"/>
                </w:tcBorders>
                <w:hideMark/>
              </w:tcPr>
            </w:tcPrChange>
          </w:tcPr>
          <w:p w14:paraId="0297884F" w14:textId="4A619885" w:rsidR="00F0733A" w:rsidRPr="00B75D92" w:rsidRDefault="00F0733A" w:rsidP="00F0733A">
            <w:pPr>
              <w:spacing w:line="240" w:lineRule="auto"/>
              <w:jc w:val="both"/>
              <w:rPr>
                <w:ins w:id="1363" w:author="Ifeanyi Micheal Obinefo" w:date="2026-04-10T23:36:00Z" w16du:dateUtc="2026-04-11T03:36:00Z"/>
                <w:rFonts w:ascii="Times New Roman" w:eastAsiaTheme="minorEastAsia" w:hAnsi="Times New Roman" w:cs="Times New Roman"/>
              </w:rPr>
            </w:pPr>
            <w:ins w:id="1364"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2</w:t>
              </w:r>
              <w:r w:rsidRPr="00B75D92">
                <w:rPr>
                  <w:rFonts w:ascii="Times New Roman" w:eastAsiaTheme="minorEastAsia" w:hAnsi="Times New Roman" w:cs="Times New Roman"/>
                </w:rPr>
                <w:t>***</w:t>
              </w:r>
            </w:ins>
          </w:p>
        </w:tc>
        <w:tc>
          <w:tcPr>
            <w:tcW w:w="4140" w:type="dxa"/>
            <w:tcBorders>
              <w:top w:val="single" w:sz="4" w:space="0" w:color="auto"/>
              <w:left w:val="nil"/>
              <w:bottom w:val="nil"/>
              <w:right w:val="nil"/>
            </w:tcBorders>
            <w:tcPrChange w:id="1365" w:author="Ifeanyi Micheal Obinefo" w:date="2026-04-10T23:38:00Z" w16du:dateUtc="2026-04-11T03:38:00Z">
              <w:tcPr>
                <w:tcW w:w="4140" w:type="dxa"/>
                <w:tcBorders>
                  <w:top w:val="single" w:sz="4" w:space="0" w:color="auto"/>
                  <w:left w:val="nil"/>
                  <w:bottom w:val="nil"/>
                  <w:right w:val="nil"/>
                </w:tcBorders>
              </w:tcPr>
            </w:tcPrChange>
          </w:tcPr>
          <w:p w14:paraId="369F8583" w14:textId="1B43BD59" w:rsidR="00F0733A" w:rsidRPr="00B75D92" w:rsidRDefault="00F0733A" w:rsidP="00F0733A">
            <w:pPr>
              <w:spacing w:line="240" w:lineRule="auto"/>
              <w:jc w:val="both"/>
              <w:rPr>
                <w:ins w:id="1366" w:author="Ifeanyi Micheal Obinefo" w:date="2026-04-10T23:38:00Z" w16du:dateUtc="2026-04-11T03:38:00Z"/>
                <w:rFonts w:ascii="Times New Roman" w:eastAsiaTheme="minorEastAsia" w:hAnsi="Times New Roman" w:cs="Times New Roman"/>
              </w:rPr>
            </w:pPr>
            <w:ins w:id="1367"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2</w:t>
              </w:r>
              <w:r>
                <w:rPr>
                  <w:rFonts w:ascii="Times New Roman" w:eastAsiaTheme="minorEastAsia" w:hAnsi="Times New Roman" w:cs="Times New Roman"/>
                </w:rPr>
                <w:t>0</w:t>
              </w:r>
            </w:ins>
          </w:p>
        </w:tc>
      </w:tr>
      <w:tr w:rsidR="00F0733A" w:rsidRPr="00B75D92" w14:paraId="6010F607" w14:textId="30610E8A" w:rsidTr="00AB1395">
        <w:trPr>
          <w:ins w:id="1368" w:author="Ifeanyi Micheal Obinefo" w:date="2026-04-10T23:36:00Z"/>
        </w:trPr>
        <w:tc>
          <w:tcPr>
            <w:tcW w:w="5058" w:type="dxa"/>
            <w:tcPrChange w:id="1369" w:author="Ifeanyi Micheal Obinefo" w:date="2026-04-10T23:38:00Z" w16du:dateUtc="2026-04-11T03:38:00Z">
              <w:tcPr>
                <w:tcW w:w="5058" w:type="dxa"/>
              </w:tcPr>
            </w:tcPrChange>
          </w:tcPr>
          <w:p w14:paraId="7A3FBE79" w14:textId="77777777" w:rsidR="00F0733A" w:rsidRPr="00B75D92" w:rsidRDefault="00F0733A" w:rsidP="00F0733A">
            <w:pPr>
              <w:spacing w:line="240" w:lineRule="auto"/>
              <w:jc w:val="both"/>
              <w:rPr>
                <w:ins w:id="1370" w:author="Ifeanyi Micheal Obinefo" w:date="2026-04-10T23:36:00Z" w16du:dateUtc="2026-04-11T03:36:00Z"/>
                <w:rFonts w:ascii="Times New Roman" w:eastAsiaTheme="minorEastAsia" w:hAnsi="Times New Roman" w:cs="Times New Roman"/>
              </w:rPr>
            </w:pPr>
          </w:p>
        </w:tc>
        <w:tc>
          <w:tcPr>
            <w:tcW w:w="4140" w:type="dxa"/>
            <w:hideMark/>
            <w:tcPrChange w:id="1371" w:author="Ifeanyi Micheal Obinefo" w:date="2026-04-10T23:38:00Z" w16du:dateUtc="2026-04-11T03:38:00Z">
              <w:tcPr>
                <w:tcW w:w="4140" w:type="dxa"/>
                <w:hideMark/>
              </w:tcPr>
            </w:tcPrChange>
          </w:tcPr>
          <w:p w14:paraId="7A7B1CE8" w14:textId="31ABB760" w:rsidR="00F0733A" w:rsidRPr="00B75D92" w:rsidRDefault="00F0733A" w:rsidP="00F0733A">
            <w:pPr>
              <w:spacing w:line="240" w:lineRule="auto"/>
              <w:jc w:val="both"/>
              <w:rPr>
                <w:ins w:id="1372" w:author="Ifeanyi Micheal Obinefo" w:date="2026-04-10T23:36:00Z" w16du:dateUtc="2026-04-11T03:36:00Z"/>
                <w:rFonts w:ascii="Times New Roman" w:eastAsiaTheme="minorEastAsia" w:hAnsi="Times New Roman" w:cs="Times New Roman"/>
              </w:rPr>
            </w:pPr>
            <w:ins w:id="1373" w:author="Ifeanyi Micheal Obinefo" w:date="2026-04-13T20:12:00Z" w16du:dateUtc="2026-04-14T00:12:00Z">
              <w:r w:rsidRPr="00B75D92">
                <w:rPr>
                  <w:rFonts w:ascii="Times New Roman" w:eastAsiaTheme="minorEastAsia" w:hAnsi="Times New Roman" w:cs="Times New Roman"/>
                </w:rPr>
                <w:t>(0.00)</w:t>
              </w:r>
            </w:ins>
          </w:p>
        </w:tc>
        <w:tc>
          <w:tcPr>
            <w:tcW w:w="4140" w:type="dxa"/>
            <w:tcPrChange w:id="1374" w:author="Ifeanyi Micheal Obinefo" w:date="2026-04-10T23:38:00Z" w16du:dateUtc="2026-04-11T03:38:00Z">
              <w:tcPr>
                <w:tcW w:w="4140" w:type="dxa"/>
              </w:tcPr>
            </w:tcPrChange>
          </w:tcPr>
          <w:p w14:paraId="1677A278" w14:textId="207A8164" w:rsidR="00F0733A" w:rsidRPr="00B75D92" w:rsidRDefault="00F0733A" w:rsidP="00F0733A">
            <w:pPr>
              <w:spacing w:line="240" w:lineRule="auto"/>
              <w:jc w:val="both"/>
              <w:rPr>
                <w:ins w:id="1375" w:author="Ifeanyi Micheal Obinefo" w:date="2026-04-10T23:38:00Z" w16du:dateUtc="2026-04-11T03:38:00Z"/>
                <w:rFonts w:ascii="Times New Roman" w:eastAsiaTheme="minorEastAsia" w:hAnsi="Times New Roman" w:cs="Times New Roman"/>
              </w:rPr>
            </w:pPr>
            <w:ins w:id="1376"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34</w:t>
              </w:r>
              <w:r w:rsidRPr="00B75D92">
                <w:rPr>
                  <w:rFonts w:ascii="Times New Roman" w:eastAsiaTheme="minorEastAsia" w:hAnsi="Times New Roman" w:cs="Times New Roman"/>
                </w:rPr>
                <w:t>)</w:t>
              </w:r>
            </w:ins>
          </w:p>
        </w:tc>
      </w:tr>
      <w:tr w:rsidR="00066D57" w:rsidRPr="00B75D92" w14:paraId="5AEC66EB" w14:textId="600BA5A1" w:rsidTr="00F0733A">
        <w:trPr>
          <w:ins w:id="1377" w:author="Ifeanyi Micheal Obinefo" w:date="2026-04-10T23:36:00Z"/>
        </w:trPr>
        <w:tc>
          <w:tcPr>
            <w:tcW w:w="5058" w:type="dxa"/>
            <w:hideMark/>
            <w:tcPrChange w:id="1378" w:author="Ifeanyi Micheal Obinefo" w:date="2026-04-13T20:12:00Z" w16du:dateUtc="2026-04-14T00:12:00Z">
              <w:tcPr>
                <w:tcW w:w="5058" w:type="dxa"/>
                <w:hideMark/>
              </w:tcPr>
            </w:tcPrChange>
          </w:tcPr>
          <w:p w14:paraId="05BB4D3A" w14:textId="78699C10" w:rsidR="00066D57" w:rsidRPr="00B75D92" w:rsidRDefault="00066D57" w:rsidP="00066D57">
            <w:pPr>
              <w:spacing w:line="240" w:lineRule="auto"/>
              <w:jc w:val="both"/>
              <w:rPr>
                <w:ins w:id="1379" w:author="Ifeanyi Micheal Obinefo" w:date="2026-04-10T23:36:00Z" w16du:dateUtc="2026-04-11T03:36:00Z"/>
                <w:rFonts w:ascii="Times New Roman" w:eastAsiaTheme="minorEastAsia" w:hAnsi="Times New Roman" w:cs="Times New Roman"/>
              </w:rPr>
            </w:pPr>
            <w:ins w:id="1380" w:author="Ifeanyi Micheal Obinefo" w:date="2026-04-13T19:50:00Z" w16du:dateUtc="2026-04-13T23:50:00Z">
              <w:r w:rsidRPr="00B75D92">
                <w:rPr>
                  <w:rFonts w:ascii="Times New Roman" w:eastAsiaTheme="minorEastAsia" w:hAnsi="Times New Roman" w:cs="Times New Roman"/>
                </w:rPr>
                <w:t xml:space="preserve">Income </w:t>
              </w:r>
              <w:r>
                <w:rPr>
                  <w:rFonts w:ascii="Times New Roman" w:eastAsiaTheme="minorEastAsia" w:hAnsi="Times New Roman" w:cs="Times New Roman"/>
                </w:rPr>
                <w:t>(Naira)</w:t>
              </w:r>
            </w:ins>
          </w:p>
        </w:tc>
        <w:tc>
          <w:tcPr>
            <w:tcW w:w="4140" w:type="dxa"/>
            <w:tcPrChange w:id="1381" w:author="Ifeanyi Micheal Obinefo" w:date="2026-04-13T20:12:00Z" w16du:dateUtc="2026-04-14T00:12:00Z">
              <w:tcPr>
                <w:tcW w:w="4140" w:type="dxa"/>
              </w:tcPr>
            </w:tcPrChange>
          </w:tcPr>
          <w:p w14:paraId="7D8E6602" w14:textId="42E599E4" w:rsidR="00066D57" w:rsidRPr="00B75D92" w:rsidRDefault="00066D57" w:rsidP="00066D57">
            <w:pPr>
              <w:spacing w:line="240" w:lineRule="auto"/>
              <w:jc w:val="both"/>
              <w:rPr>
                <w:ins w:id="1382" w:author="Ifeanyi Micheal Obinefo" w:date="2026-04-10T23:36:00Z" w16du:dateUtc="2026-04-11T03:36:00Z"/>
                <w:rFonts w:ascii="Times New Roman" w:eastAsiaTheme="minorEastAsia" w:hAnsi="Times New Roman" w:cs="Times New Roman"/>
              </w:rPr>
            </w:pPr>
            <w:ins w:id="1383" w:author="Ifeanyi Micheal Obinefo" w:date="2026-04-13T20:13:00Z" w16du:dateUtc="2026-04-14T00:13:00Z">
              <w:r w:rsidRPr="00B75D92">
                <w:rPr>
                  <w:rFonts w:ascii="Times New Roman" w:eastAsiaTheme="minorEastAsia" w:hAnsi="Times New Roman" w:cs="Times New Roman"/>
                </w:rPr>
                <w:t>0.</w:t>
              </w:r>
              <w:r>
                <w:rPr>
                  <w:rFonts w:ascii="Times New Roman" w:eastAsiaTheme="minorEastAsia" w:hAnsi="Times New Roman" w:cs="Times New Roman"/>
                </w:rPr>
                <w:t>4</w:t>
              </w:r>
              <w:r w:rsidRPr="00B75D92">
                <w:rPr>
                  <w:rFonts w:ascii="Times New Roman" w:eastAsiaTheme="minorEastAsia" w:hAnsi="Times New Roman" w:cs="Times New Roman"/>
                </w:rPr>
                <w:t>18**</w:t>
              </w:r>
            </w:ins>
          </w:p>
        </w:tc>
        <w:tc>
          <w:tcPr>
            <w:tcW w:w="4140" w:type="dxa"/>
            <w:tcPrChange w:id="1384" w:author="Ifeanyi Micheal Obinefo" w:date="2026-04-13T20:12:00Z" w16du:dateUtc="2026-04-14T00:12:00Z">
              <w:tcPr>
                <w:tcW w:w="4140" w:type="dxa"/>
              </w:tcPr>
            </w:tcPrChange>
          </w:tcPr>
          <w:p w14:paraId="39DDF020" w14:textId="4EEC46B1" w:rsidR="00066D57" w:rsidRPr="00B75D92" w:rsidRDefault="00066D57" w:rsidP="00066D57">
            <w:pPr>
              <w:spacing w:line="240" w:lineRule="auto"/>
              <w:jc w:val="both"/>
              <w:rPr>
                <w:ins w:id="1385" w:author="Ifeanyi Micheal Obinefo" w:date="2026-04-10T23:38:00Z" w16du:dateUtc="2026-04-11T03:38:00Z"/>
                <w:rFonts w:ascii="Times New Roman" w:eastAsiaTheme="minorEastAsia" w:hAnsi="Times New Roman" w:cs="Times New Roman"/>
              </w:rPr>
            </w:pPr>
            <w:ins w:id="1386"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22</w:t>
              </w:r>
              <w:r w:rsidRPr="00B75D92">
                <w:rPr>
                  <w:rFonts w:ascii="Times New Roman" w:eastAsiaTheme="minorEastAsia" w:hAnsi="Times New Roman" w:cs="Times New Roman"/>
                </w:rPr>
                <w:t>*</w:t>
              </w:r>
            </w:ins>
          </w:p>
        </w:tc>
      </w:tr>
      <w:tr w:rsidR="00066D57" w:rsidRPr="00B75D92" w14:paraId="5BF77C95" w14:textId="10AC8139" w:rsidTr="00F0733A">
        <w:trPr>
          <w:ins w:id="1387" w:author="Ifeanyi Micheal Obinefo" w:date="2026-04-10T23:36:00Z"/>
        </w:trPr>
        <w:tc>
          <w:tcPr>
            <w:tcW w:w="5058" w:type="dxa"/>
            <w:tcPrChange w:id="1388" w:author="Ifeanyi Micheal Obinefo" w:date="2026-04-13T20:12:00Z" w16du:dateUtc="2026-04-14T00:12:00Z">
              <w:tcPr>
                <w:tcW w:w="5058" w:type="dxa"/>
              </w:tcPr>
            </w:tcPrChange>
          </w:tcPr>
          <w:p w14:paraId="3A351984" w14:textId="77777777" w:rsidR="00066D57" w:rsidRPr="00B75D92" w:rsidRDefault="00066D57" w:rsidP="00066D57">
            <w:pPr>
              <w:spacing w:line="240" w:lineRule="auto"/>
              <w:jc w:val="both"/>
              <w:rPr>
                <w:ins w:id="1389" w:author="Ifeanyi Micheal Obinefo" w:date="2026-04-10T23:36:00Z" w16du:dateUtc="2026-04-11T03:36:00Z"/>
                <w:rFonts w:ascii="Times New Roman" w:eastAsiaTheme="minorEastAsia" w:hAnsi="Times New Roman" w:cs="Times New Roman"/>
              </w:rPr>
            </w:pPr>
          </w:p>
        </w:tc>
        <w:tc>
          <w:tcPr>
            <w:tcW w:w="4140" w:type="dxa"/>
            <w:tcPrChange w:id="1390" w:author="Ifeanyi Micheal Obinefo" w:date="2026-04-13T20:12:00Z" w16du:dateUtc="2026-04-14T00:12:00Z">
              <w:tcPr>
                <w:tcW w:w="4140" w:type="dxa"/>
              </w:tcPr>
            </w:tcPrChange>
          </w:tcPr>
          <w:p w14:paraId="2220B61F" w14:textId="7D4DA308" w:rsidR="00066D57" w:rsidRPr="00B75D92" w:rsidRDefault="00066D57" w:rsidP="00066D57">
            <w:pPr>
              <w:spacing w:line="240" w:lineRule="auto"/>
              <w:jc w:val="both"/>
              <w:rPr>
                <w:ins w:id="1391" w:author="Ifeanyi Micheal Obinefo" w:date="2026-04-10T23:36:00Z" w16du:dateUtc="2026-04-11T03:36:00Z"/>
                <w:rFonts w:ascii="Times New Roman" w:eastAsiaTheme="minorEastAsia" w:hAnsi="Times New Roman" w:cs="Times New Roman"/>
              </w:rPr>
            </w:pPr>
            <w:ins w:id="1392" w:author="Ifeanyi Micheal Obinefo" w:date="2026-04-13T20:13:00Z" w16du:dateUtc="2026-04-14T00:13:00Z">
              <w:r w:rsidRPr="00B75D92">
                <w:rPr>
                  <w:rFonts w:ascii="Times New Roman" w:eastAsiaTheme="minorEastAsia" w:hAnsi="Times New Roman" w:cs="Times New Roman"/>
                </w:rPr>
                <w:t>(0.00)</w:t>
              </w:r>
            </w:ins>
          </w:p>
        </w:tc>
        <w:tc>
          <w:tcPr>
            <w:tcW w:w="4140" w:type="dxa"/>
            <w:tcPrChange w:id="1393" w:author="Ifeanyi Micheal Obinefo" w:date="2026-04-13T20:12:00Z" w16du:dateUtc="2026-04-14T00:12:00Z">
              <w:tcPr>
                <w:tcW w:w="4140" w:type="dxa"/>
              </w:tcPr>
            </w:tcPrChange>
          </w:tcPr>
          <w:p w14:paraId="44E611E4" w14:textId="5960CFC9" w:rsidR="00066D57" w:rsidRPr="00B75D92" w:rsidRDefault="00066D57" w:rsidP="00066D57">
            <w:pPr>
              <w:spacing w:line="240" w:lineRule="auto"/>
              <w:jc w:val="both"/>
              <w:rPr>
                <w:ins w:id="1394" w:author="Ifeanyi Micheal Obinefo" w:date="2026-04-10T23:38:00Z" w16du:dateUtc="2026-04-11T03:38:00Z"/>
                <w:rFonts w:ascii="Times New Roman" w:eastAsiaTheme="minorEastAsia" w:hAnsi="Times New Roman" w:cs="Times New Roman"/>
              </w:rPr>
            </w:pPr>
            <w:ins w:id="1395" w:author="Ifeanyi Micheal Obinefo" w:date="2026-04-13T20:12:00Z" w16du:dateUtc="2026-04-14T00:12:00Z">
              <w:r w:rsidRPr="00B75D92">
                <w:rPr>
                  <w:rFonts w:ascii="Times New Roman" w:eastAsiaTheme="minorEastAsia" w:hAnsi="Times New Roman" w:cs="Times New Roman"/>
                </w:rPr>
                <w:t>(0.00)</w:t>
              </w:r>
            </w:ins>
          </w:p>
        </w:tc>
      </w:tr>
      <w:tr w:rsidR="00066D57" w:rsidRPr="00B75D92" w14:paraId="31CDA51C" w14:textId="76AEA25F" w:rsidTr="00F0733A">
        <w:trPr>
          <w:ins w:id="1396" w:author="Ifeanyi Micheal Obinefo" w:date="2026-04-10T23:36:00Z"/>
        </w:trPr>
        <w:tc>
          <w:tcPr>
            <w:tcW w:w="5058" w:type="dxa"/>
            <w:hideMark/>
            <w:tcPrChange w:id="1397" w:author="Ifeanyi Micheal Obinefo" w:date="2026-04-13T20:12:00Z" w16du:dateUtc="2026-04-14T00:12:00Z">
              <w:tcPr>
                <w:tcW w:w="5058" w:type="dxa"/>
                <w:hideMark/>
              </w:tcPr>
            </w:tcPrChange>
          </w:tcPr>
          <w:p w14:paraId="4073383F" w14:textId="4F6A4BBA" w:rsidR="00066D57" w:rsidRPr="00B75D92" w:rsidRDefault="00066D57" w:rsidP="00066D57">
            <w:pPr>
              <w:spacing w:line="240" w:lineRule="auto"/>
              <w:jc w:val="both"/>
              <w:rPr>
                <w:ins w:id="1398" w:author="Ifeanyi Micheal Obinefo" w:date="2026-04-10T23:36:00Z" w16du:dateUtc="2026-04-11T03:36:00Z"/>
                <w:rFonts w:ascii="Times New Roman" w:eastAsiaTheme="minorEastAsia" w:hAnsi="Times New Roman" w:cs="Times New Roman"/>
              </w:rPr>
            </w:pPr>
            <w:ins w:id="1399" w:author="Ifeanyi Micheal Obinefo" w:date="2026-04-13T19:50:00Z" w16du:dateUtc="2026-04-13T23:50:00Z">
              <w:r w:rsidRPr="00B75D92">
                <w:rPr>
                  <w:rFonts w:ascii="Times New Roman" w:eastAsiaTheme="minorEastAsia" w:hAnsi="Times New Roman" w:cs="Times New Roman"/>
                </w:rPr>
                <w:t>Shock (=1 if experienced agricultural shock, etc)</w:t>
              </w:r>
            </w:ins>
          </w:p>
        </w:tc>
        <w:tc>
          <w:tcPr>
            <w:tcW w:w="4140" w:type="dxa"/>
            <w:tcPrChange w:id="1400" w:author="Ifeanyi Micheal Obinefo" w:date="2026-04-13T20:12:00Z" w16du:dateUtc="2026-04-14T00:12:00Z">
              <w:tcPr>
                <w:tcW w:w="4140" w:type="dxa"/>
              </w:tcPr>
            </w:tcPrChange>
          </w:tcPr>
          <w:p w14:paraId="1F4193BE" w14:textId="67DA0928" w:rsidR="00066D57" w:rsidRPr="00B75D92" w:rsidRDefault="00066D57" w:rsidP="00066D57">
            <w:pPr>
              <w:spacing w:line="240" w:lineRule="auto"/>
              <w:jc w:val="both"/>
              <w:rPr>
                <w:ins w:id="1401" w:author="Ifeanyi Micheal Obinefo" w:date="2026-04-10T23:36:00Z" w16du:dateUtc="2026-04-11T03:36:00Z"/>
                <w:rFonts w:ascii="Times New Roman" w:eastAsiaTheme="minorEastAsia" w:hAnsi="Times New Roman" w:cs="Times New Roman"/>
              </w:rPr>
            </w:pPr>
            <w:ins w:id="1402"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3</w:t>
              </w:r>
              <w:r w:rsidRPr="00B75D92">
                <w:rPr>
                  <w:rFonts w:ascii="Times New Roman" w:eastAsiaTheme="minorEastAsia" w:hAnsi="Times New Roman" w:cs="Times New Roman"/>
                </w:rPr>
                <w:t>2*</w:t>
              </w:r>
            </w:ins>
          </w:p>
        </w:tc>
        <w:tc>
          <w:tcPr>
            <w:tcW w:w="4140" w:type="dxa"/>
            <w:tcPrChange w:id="1403" w:author="Ifeanyi Micheal Obinefo" w:date="2026-04-13T20:12:00Z" w16du:dateUtc="2026-04-14T00:12:00Z">
              <w:tcPr>
                <w:tcW w:w="4140" w:type="dxa"/>
              </w:tcPr>
            </w:tcPrChange>
          </w:tcPr>
          <w:p w14:paraId="24981751" w14:textId="3DC9060C" w:rsidR="00066D57" w:rsidRPr="00B75D92" w:rsidRDefault="00066D57" w:rsidP="00066D57">
            <w:pPr>
              <w:spacing w:line="240" w:lineRule="auto"/>
              <w:jc w:val="both"/>
              <w:rPr>
                <w:ins w:id="1404" w:author="Ifeanyi Micheal Obinefo" w:date="2026-04-10T23:38:00Z" w16du:dateUtc="2026-04-11T03:38:00Z"/>
                <w:rFonts w:ascii="Times New Roman" w:eastAsiaTheme="minorEastAsia" w:hAnsi="Times New Roman" w:cs="Times New Roman"/>
              </w:rPr>
            </w:pPr>
            <w:ins w:id="1405"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33</w:t>
              </w:r>
              <w:r w:rsidRPr="00B75D92">
                <w:rPr>
                  <w:rFonts w:ascii="Times New Roman" w:eastAsiaTheme="minorEastAsia" w:hAnsi="Times New Roman" w:cs="Times New Roman"/>
                </w:rPr>
                <w:t>*</w:t>
              </w:r>
            </w:ins>
          </w:p>
        </w:tc>
      </w:tr>
      <w:tr w:rsidR="00066D57" w:rsidRPr="00B75D92" w14:paraId="03FABCC1" w14:textId="346290D7" w:rsidTr="00F0733A">
        <w:trPr>
          <w:ins w:id="1406" w:author="Ifeanyi Micheal Obinefo" w:date="2026-04-10T23:36:00Z"/>
        </w:trPr>
        <w:tc>
          <w:tcPr>
            <w:tcW w:w="5058" w:type="dxa"/>
            <w:tcPrChange w:id="1407" w:author="Ifeanyi Micheal Obinefo" w:date="2026-04-13T20:12:00Z" w16du:dateUtc="2026-04-14T00:12:00Z">
              <w:tcPr>
                <w:tcW w:w="5058" w:type="dxa"/>
              </w:tcPr>
            </w:tcPrChange>
          </w:tcPr>
          <w:p w14:paraId="3943E8C8" w14:textId="77777777" w:rsidR="00066D57" w:rsidRPr="00B75D92" w:rsidRDefault="00066D57" w:rsidP="00066D57">
            <w:pPr>
              <w:spacing w:line="240" w:lineRule="auto"/>
              <w:jc w:val="both"/>
              <w:rPr>
                <w:ins w:id="1408" w:author="Ifeanyi Micheal Obinefo" w:date="2026-04-10T23:36:00Z" w16du:dateUtc="2026-04-11T03:36:00Z"/>
                <w:rFonts w:ascii="Times New Roman" w:eastAsiaTheme="minorEastAsia" w:hAnsi="Times New Roman" w:cs="Times New Roman"/>
              </w:rPr>
            </w:pPr>
          </w:p>
        </w:tc>
        <w:tc>
          <w:tcPr>
            <w:tcW w:w="4140" w:type="dxa"/>
            <w:tcPrChange w:id="1409" w:author="Ifeanyi Micheal Obinefo" w:date="2026-04-13T20:12:00Z" w16du:dateUtc="2026-04-14T00:12:00Z">
              <w:tcPr>
                <w:tcW w:w="4140" w:type="dxa"/>
              </w:tcPr>
            </w:tcPrChange>
          </w:tcPr>
          <w:p w14:paraId="7D4610AD" w14:textId="7C053DBC" w:rsidR="00066D57" w:rsidRPr="00B75D92" w:rsidRDefault="00066D57" w:rsidP="00066D57">
            <w:pPr>
              <w:spacing w:line="240" w:lineRule="auto"/>
              <w:jc w:val="both"/>
              <w:rPr>
                <w:ins w:id="1410" w:author="Ifeanyi Micheal Obinefo" w:date="2026-04-10T23:36:00Z" w16du:dateUtc="2026-04-11T03:36:00Z"/>
                <w:rFonts w:ascii="Times New Roman" w:eastAsiaTheme="minorEastAsia" w:hAnsi="Times New Roman" w:cs="Times New Roman"/>
              </w:rPr>
            </w:pPr>
            <w:ins w:id="1411" w:author="Ifeanyi Micheal Obinefo" w:date="2026-04-13T20:12:00Z" w16du:dateUtc="2026-04-14T00:12:00Z">
              <w:r w:rsidRPr="00B75D92">
                <w:rPr>
                  <w:rFonts w:ascii="Times New Roman" w:eastAsiaTheme="minorEastAsia" w:hAnsi="Times New Roman" w:cs="Times New Roman"/>
                </w:rPr>
                <w:t>(0.</w:t>
              </w:r>
              <w:r>
                <w:rPr>
                  <w:rFonts w:ascii="Times New Roman" w:eastAsiaTheme="minorEastAsia" w:hAnsi="Times New Roman" w:cs="Times New Roman"/>
                </w:rPr>
                <w:t>0</w:t>
              </w:r>
              <w:r w:rsidRPr="00B75D92">
                <w:rPr>
                  <w:rFonts w:ascii="Times New Roman" w:eastAsiaTheme="minorEastAsia" w:hAnsi="Times New Roman" w:cs="Times New Roman"/>
                </w:rPr>
                <w:t>2)</w:t>
              </w:r>
            </w:ins>
          </w:p>
        </w:tc>
        <w:tc>
          <w:tcPr>
            <w:tcW w:w="4140" w:type="dxa"/>
            <w:tcPrChange w:id="1412" w:author="Ifeanyi Micheal Obinefo" w:date="2026-04-13T20:12:00Z" w16du:dateUtc="2026-04-14T00:12:00Z">
              <w:tcPr>
                <w:tcW w:w="4140" w:type="dxa"/>
              </w:tcPr>
            </w:tcPrChange>
          </w:tcPr>
          <w:p w14:paraId="445B45FF" w14:textId="22048AED" w:rsidR="00066D57" w:rsidRPr="00B75D92" w:rsidRDefault="00066D57" w:rsidP="00066D57">
            <w:pPr>
              <w:spacing w:line="240" w:lineRule="auto"/>
              <w:jc w:val="both"/>
              <w:rPr>
                <w:ins w:id="1413" w:author="Ifeanyi Micheal Obinefo" w:date="2026-04-10T23:38:00Z" w16du:dateUtc="2026-04-11T03:38:00Z"/>
                <w:rFonts w:ascii="Times New Roman" w:eastAsiaTheme="minorEastAsia" w:hAnsi="Times New Roman" w:cs="Times New Roman"/>
              </w:rPr>
            </w:pPr>
            <w:ins w:id="1414" w:author="Ifeanyi Micheal Obinefo" w:date="2026-04-13T20:12:00Z" w16du:dateUtc="2026-04-14T00:12:00Z">
              <w:r w:rsidRPr="00B75D92">
                <w:rPr>
                  <w:rFonts w:ascii="Times New Roman" w:eastAsiaTheme="minorEastAsia" w:hAnsi="Times New Roman" w:cs="Times New Roman"/>
                </w:rPr>
                <w:t>(0.</w:t>
              </w:r>
            </w:ins>
            <w:ins w:id="1415" w:author="Ifeanyi Micheal Obinefo" w:date="2026-04-13T20:13:00Z" w16du:dateUtc="2026-04-14T00:13:00Z">
              <w:r>
                <w:rPr>
                  <w:rFonts w:ascii="Times New Roman" w:eastAsiaTheme="minorEastAsia" w:hAnsi="Times New Roman" w:cs="Times New Roman"/>
                </w:rPr>
                <w:t>0</w:t>
              </w:r>
            </w:ins>
            <w:ins w:id="1416" w:author="Ifeanyi Micheal Obinefo" w:date="2026-04-13T20:12:00Z" w16du:dateUtc="2026-04-14T00:12:00Z">
              <w:r w:rsidRPr="00B75D92">
                <w:rPr>
                  <w:rFonts w:ascii="Times New Roman" w:eastAsiaTheme="minorEastAsia" w:hAnsi="Times New Roman" w:cs="Times New Roman"/>
                </w:rPr>
                <w:t>2)</w:t>
              </w:r>
            </w:ins>
          </w:p>
        </w:tc>
      </w:tr>
      <w:tr w:rsidR="00066D57" w:rsidRPr="00B75D92" w14:paraId="1C913DF0" w14:textId="54C059B2" w:rsidTr="00AB1395">
        <w:trPr>
          <w:ins w:id="1417" w:author="Ifeanyi Micheal Obinefo" w:date="2026-04-10T23:36:00Z"/>
        </w:trPr>
        <w:tc>
          <w:tcPr>
            <w:tcW w:w="5058" w:type="dxa"/>
            <w:tcBorders>
              <w:top w:val="single" w:sz="4" w:space="0" w:color="auto"/>
              <w:left w:val="nil"/>
              <w:bottom w:val="nil"/>
              <w:right w:val="nil"/>
            </w:tcBorders>
            <w:hideMark/>
            <w:tcPrChange w:id="1418" w:author="Ifeanyi Micheal Obinefo" w:date="2026-04-10T23:38:00Z" w16du:dateUtc="2026-04-11T03:38:00Z">
              <w:tcPr>
                <w:tcW w:w="5058" w:type="dxa"/>
                <w:tcBorders>
                  <w:top w:val="single" w:sz="4" w:space="0" w:color="auto"/>
                  <w:left w:val="nil"/>
                  <w:bottom w:val="nil"/>
                  <w:right w:val="nil"/>
                </w:tcBorders>
                <w:hideMark/>
              </w:tcPr>
            </w:tcPrChange>
          </w:tcPr>
          <w:p w14:paraId="4527EDFD" w14:textId="77777777" w:rsidR="00066D57" w:rsidRPr="00B75D92" w:rsidRDefault="00066D57" w:rsidP="00066D57">
            <w:pPr>
              <w:spacing w:line="240" w:lineRule="auto"/>
              <w:jc w:val="both"/>
              <w:rPr>
                <w:ins w:id="1419" w:author="Ifeanyi Micheal Obinefo" w:date="2026-04-10T23:36:00Z" w16du:dateUtc="2026-04-11T03:36:00Z"/>
                <w:rFonts w:ascii="Times New Roman" w:eastAsiaTheme="minorEastAsia" w:hAnsi="Times New Roman" w:cs="Times New Roman"/>
              </w:rPr>
            </w:pPr>
            <w:ins w:id="1420" w:author="Ifeanyi Micheal Obinefo" w:date="2026-04-10T23:36:00Z" w16du:dateUtc="2026-04-11T03:36:00Z">
              <w:r w:rsidRPr="00B75D92">
                <w:rPr>
                  <w:rFonts w:ascii="Times New Roman" w:eastAsiaTheme="minorEastAsia" w:hAnsi="Times New Roman" w:cs="Times New Roman"/>
                </w:rPr>
                <w:t>Year FE</w:t>
              </w:r>
            </w:ins>
          </w:p>
        </w:tc>
        <w:tc>
          <w:tcPr>
            <w:tcW w:w="4140" w:type="dxa"/>
            <w:tcBorders>
              <w:top w:val="single" w:sz="4" w:space="0" w:color="auto"/>
              <w:left w:val="nil"/>
              <w:bottom w:val="nil"/>
              <w:right w:val="nil"/>
            </w:tcBorders>
            <w:hideMark/>
            <w:tcPrChange w:id="1421" w:author="Ifeanyi Micheal Obinefo" w:date="2026-04-10T23:38:00Z" w16du:dateUtc="2026-04-11T03:38:00Z">
              <w:tcPr>
                <w:tcW w:w="4140" w:type="dxa"/>
                <w:tcBorders>
                  <w:top w:val="single" w:sz="4" w:space="0" w:color="auto"/>
                  <w:left w:val="nil"/>
                  <w:bottom w:val="nil"/>
                  <w:right w:val="nil"/>
                </w:tcBorders>
                <w:hideMark/>
              </w:tcPr>
            </w:tcPrChange>
          </w:tcPr>
          <w:p w14:paraId="27E1CD64" w14:textId="77777777" w:rsidR="00066D57" w:rsidRPr="00B75D92" w:rsidRDefault="00066D57" w:rsidP="00066D57">
            <w:pPr>
              <w:spacing w:line="240" w:lineRule="auto"/>
              <w:jc w:val="both"/>
              <w:rPr>
                <w:ins w:id="1422" w:author="Ifeanyi Micheal Obinefo" w:date="2026-04-10T23:36:00Z" w16du:dateUtc="2026-04-11T03:36:00Z"/>
                <w:rFonts w:ascii="Times New Roman" w:eastAsiaTheme="minorEastAsia" w:hAnsi="Times New Roman" w:cs="Times New Roman"/>
              </w:rPr>
            </w:pPr>
            <w:ins w:id="1423" w:author="Ifeanyi Micheal Obinefo" w:date="2026-04-10T23:36:00Z" w16du:dateUtc="2026-04-11T03:36:00Z">
              <w:r w:rsidRPr="00B75D92">
                <w:rPr>
                  <w:rFonts w:ascii="Times New Roman" w:eastAsiaTheme="minorEastAsia" w:hAnsi="Times New Roman" w:cs="Times New Roman"/>
                </w:rPr>
                <w:t>YES</w:t>
              </w:r>
            </w:ins>
          </w:p>
        </w:tc>
        <w:tc>
          <w:tcPr>
            <w:tcW w:w="4140" w:type="dxa"/>
            <w:tcBorders>
              <w:top w:val="single" w:sz="4" w:space="0" w:color="auto"/>
              <w:left w:val="nil"/>
              <w:bottom w:val="nil"/>
              <w:right w:val="nil"/>
            </w:tcBorders>
            <w:tcPrChange w:id="1424" w:author="Ifeanyi Micheal Obinefo" w:date="2026-04-10T23:38:00Z" w16du:dateUtc="2026-04-11T03:38:00Z">
              <w:tcPr>
                <w:tcW w:w="4140" w:type="dxa"/>
                <w:tcBorders>
                  <w:top w:val="single" w:sz="4" w:space="0" w:color="auto"/>
                  <w:left w:val="nil"/>
                  <w:bottom w:val="nil"/>
                  <w:right w:val="nil"/>
                </w:tcBorders>
              </w:tcPr>
            </w:tcPrChange>
          </w:tcPr>
          <w:p w14:paraId="723DD6A1" w14:textId="2F646B43" w:rsidR="00066D57" w:rsidRPr="00B75D92" w:rsidRDefault="00066D57" w:rsidP="00066D57">
            <w:pPr>
              <w:spacing w:line="240" w:lineRule="auto"/>
              <w:jc w:val="both"/>
              <w:rPr>
                <w:ins w:id="1425" w:author="Ifeanyi Micheal Obinefo" w:date="2026-04-10T23:38:00Z" w16du:dateUtc="2026-04-11T03:38:00Z"/>
                <w:rFonts w:ascii="Times New Roman" w:eastAsiaTheme="minorEastAsia" w:hAnsi="Times New Roman" w:cs="Times New Roman"/>
              </w:rPr>
            </w:pPr>
            <w:ins w:id="1426" w:author="Ifeanyi Micheal Obinefo" w:date="2026-04-13T20:09:00Z" w16du:dateUtc="2026-04-14T00:09:00Z">
              <w:r w:rsidRPr="00B75D92">
                <w:rPr>
                  <w:rFonts w:ascii="Times New Roman" w:eastAsiaTheme="minorEastAsia" w:hAnsi="Times New Roman" w:cs="Times New Roman"/>
                </w:rPr>
                <w:t>YES</w:t>
              </w:r>
            </w:ins>
          </w:p>
        </w:tc>
      </w:tr>
      <w:tr w:rsidR="00066D57" w:rsidRPr="00B75D92" w14:paraId="38BE50CE" w14:textId="05D4CFD0" w:rsidTr="00AB1395">
        <w:trPr>
          <w:ins w:id="1427" w:author="Ifeanyi Micheal Obinefo" w:date="2026-04-10T23:36:00Z"/>
        </w:trPr>
        <w:tc>
          <w:tcPr>
            <w:tcW w:w="5058" w:type="dxa"/>
            <w:hideMark/>
            <w:tcPrChange w:id="1428" w:author="Ifeanyi Micheal Obinefo" w:date="2026-04-10T23:38:00Z" w16du:dateUtc="2026-04-11T03:38:00Z">
              <w:tcPr>
                <w:tcW w:w="5058" w:type="dxa"/>
                <w:hideMark/>
              </w:tcPr>
            </w:tcPrChange>
          </w:tcPr>
          <w:p w14:paraId="0B01D40B" w14:textId="77777777" w:rsidR="00066D57" w:rsidRPr="00B75D92" w:rsidRDefault="00066D57" w:rsidP="00066D57">
            <w:pPr>
              <w:spacing w:line="240" w:lineRule="auto"/>
              <w:jc w:val="both"/>
              <w:rPr>
                <w:ins w:id="1429" w:author="Ifeanyi Micheal Obinefo" w:date="2026-04-10T23:36:00Z" w16du:dateUtc="2026-04-11T03:36:00Z"/>
                <w:rFonts w:ascii="Times New Roman" w:eastAsiaTheme="minorEastAsia" w:hAnsi="Times New Roman" w:cs="Times New Roman"/>
              </w:rPr>
            </w:pPr>
            <w:ins w:id="1430" w:author="Ifeanyi Micheal Obinefo" w:date="2026-04-10T23:36:00Z" w16du:dateUtc="2026-04-11T03:36:00Z">
              <w:r w:rsidRPr="00B75D92">
                <w:rPr>
                  <w:rFonts w:ascii="Times New Roman" w:eastAsiaTheme="minorEastAsia" w:hAnsi="Times New Roman" w:cs="Times New Roman"/>
                </w:rPr>
                <w:t>Village FE</w:t>
              </w:r>
            </w:ins>
          </w:p>
        </w:tc>
        <w:tc>
          <w:tcPr>
            <w:tcW w:w="4140" w:type="dxa"/>
            <w:hideMark/>
            <w:tcPrChange w:id="1431" w:author="Ifeanyi Micheal Obinefo" w:date="2026-04-10T23:38:00Z" w16du:dateUtc="2026-04-11T03:38:00Z">
              <w:tcPr>
                <w:tcW w:w="4140" w:type="dxa"/>
                <w:hideMark/>
              </w:tcPr>
            </w:tcPrChange>
          </w:tcPr>
          <w:p w14:paraId="603051C8" w14:textId="77777777" w:rsidR="00066D57" w:rsidRPr="00B75D92" w:rsidRDefault="00066D57" w:rsidP="00066D57">
            <w:pPr>
              <w:spacing w:line="240" w:lineRule="auto"/>
              <w:jc w:val="both"/>
              <w:rPr>
                <w:ins w:id="1432" w:author="Ifeanyi Micheal Obinefo" w:date="2026-04-10T23:36:00Z" w16du:dateUtc="2026-04-11T03:36:00Z"/>
                <w:rFonts w:ascii="Times New Roman" w:eastAsiaTheme="minorEastAsia" w:hAnsi="Times New Roman" w:cs="Times New Roman"/>
              </w:rPr>
            </w:pPr>
            <w:ins w:id="1433" w:author="Ifeanyi Micheal Obinefo" w:date="2026-04-10T23:36:00Z" w16du:dateUtc="2026-04-11T03:36:00Z">
              <w:r w:rsidRPr="00B75D92">
                <w:rPr>
                  <w:rFonts w:ascii="Times New Roman" w:eastAsiaTheme="minorEastAsia" w:hAnsi="Times New Roman" w:cs="Times New Roman"/>
                </w:rPr>
                <w:t>YES</w:t>
              </w:r>
            </w:ins>
          </w:p>
        </w:tc>
        <w:tc>
          <w:tcPr>
            <w:tcW w:w="4140" w:type="dxa"/>
            <w:tcPrChange w:id="1434" w:author="Ifeanyi Micheal Obinefo" w:date="2026-04-10T23:38:00Z" w16du:dateUtc="2026-04-11T03:38:00Z">
              <w:tcPr>
                <w:tcW w:w="4140" w:type="dxa"/>
              </w:tcPr>
            </w:tcPrChange>
          </w:tcPr>
          <w:p w14:paraId="503524EB" w14:textId="3A73A3B6" w:rsidR="00066D57" w:rsidRPr="00B75D92" w:rsidRDefault="00066D57" w:rsidP="00066D57">
            <w:pPr>
              <w:spacing w:line="240" w:lineRule="auto"/>
              <w:jc w:val="both"/>
              <w:rPr>
                <w:ins w:id="1435" w:author="Ifeanyi Micheal Obinefo" w:date="2026-04-10T23:38:00Z" w16du:dateUtc="2026-04-11T03:38:00Z"/>
                <w:rFonts w:ascii="Times New Roman" w:eastAsiaTheme="minorEastAsia" w:hAnsi="Times New Roman" w:cs="Times New Roman"/>
              </w:rPr>
            </w:pPr>
            <w:ins w:id="1436" w:author="Ifeanyi Micheal Obinefo" w:date="2026-04-13T20:09:00Z" w16du:dateUtc="2026-04-14T00:09:00Z">
              <w:r w:rsidRPr="00B75D92">
                <w:rPr>
                  <w:rFonts w:ascii="Times New Roman" w:eastAsiaTheme="minorEastAsia" w:hAnsi="Times New Roman" w:cs="Times New Roman"/>
                </w:rPr>
                <w:t>YES</w:t>
              </w:r>
            </w:ins>
          </w:p>
        </w:tc>
      </w:tr>
      <w:tr w:rsidR="00066D57" w:rsidRPr="00B75D92" w14:paraId="57090FEB" w14:textId="72AB58E4" w:rsidTr="00AB1395">
        <w:trPr>
          <w:ins w:id="1437" w:author="Ifeanyi Micheal Obinefo" w:date="2026-04-10T23:36:00Z"/>
        </w:trPr>
        <w:tc>
          <w:tcPr>
            <w:tcW w:w="5058" w:type="dxa"/>
            <w:hideMark/>
            <w:tcPrChange w:id="1438" w:author="Ifeanyi Micheal Obinefo" w:date="2026-04-10T23:38:00Z" w16du:dateUtc="2026-04-11T03:38:00Z">
              <w:tcPr>
                <w:tcW w:w="5058" w:type="dxa"/>
                <w:hideMark/>
              </w:tcPr>
            </w:tcPrChange>
          </w:tcPr>
          <w:p w14:paraId="782EBEEE" w14:textId="77777777" w:rsidR="00066D57" w:rsidRPr="00B75D92" w:rsidRDefault="00066D57" w:rsidP="00066D57">
            <w:pPr>
              <w:spacing w:line="240" w:lineRule="auto"/>
              <w:jc w:val="both"/>
              <w:rPr>
                <w:ins w:id="1439" w:author="Ifeanyi Micheal Obinefo" w:date="2026-04-10T23:36:00Z" w16du:dateUtc="2026-04-11T03:36:00Z"/>
                <w:rFonts w:ascii="Times New Roman" w:eastAsiaTheme="minorEastAsia" w:hAnsi="Times New Roman" w:cs="Times New Roman"/>
              </w:rPr>
            </w:pPr>
            <w:ins w:id="1440" w:author="Ifeanyi Micheal Obinefo" w:date="2026-04-10T23:36:00Z" w16du:dateUtc="2026-04-11T03:36:00Z">
              <w:r w:rsidRPr="00B75D92">
                <w:rPr>
                  <w:rFonts w:ascii="Times New Roman" w:eastAsiaTheme="minorEastAsia" w:hAnsi="Times New Roman" w:cs="Times New Roman"/>
                </w:rPr>
                <w:t>R-Squared</w:t>
              </w:r>
            </w:ins>
          </w:p>
        </w:tc>
        <w:tc>
          <w:tcPr>
            <w:tcW w:w="4140" w:type="dxa"/>
            <w:hideMark/>
            <w:tcPrChange w:id="1441" w:author="Ifeanyi Micheal Obinefo" w:date="2026-04-10T23:38:00Z" w16du:dateUtc="2026-04-11T03:38:00Z">
              <w:tcPr>
                <w:tcW w:w="4140" w:type="dxa"/>
                <w:hideMark/>
              </w:tcPr>
            </w:tcPrChange>
          </w:tcPr>
          <w:p w14:paraId="345FB755" w14:textId="77777777" w:rsidR="00066D57" w:rsidRPr="00B75D92" w:rsidRDefault="00066D57" w:rsidP="00066D57">
            <w:pPr>
              <w:spacing w:line="240" w:lineRule="auto"/>
              <w:jc w:val="both"/>
              <w:rPr>
                <w:ins w:id="1442" w:author="Ifeanyi Micheal Obinefo" w:date="2026-04-10T23:36:00Z" w16du:dateUtc="2026-04-11T03:36:00Z"/>
                <w:rFonts w:ascii="Times New Roman" w:eastAsiaTheme="minorEastAsia" w:hAnsi="Times New Roman" w:cs="Times New Roman"/>
              </w:rPr>
            </w:pPr>
            <w:ins w:id="1443" w:author="Ifeanyi Micheal Obinefo" w:date="2026-04-10T23:36:00Z" w16du:dateUtc="2026-04-11T03:36:00Z">
              <w:r w:rsidRPr="00B75D92">
                <w:rPr>
                  <w:rFonts w:ascii="Times New Roman" w:eastAsiaTheme="minorEastAsia" w:hAnsi="Times New Roman" w:cs="Times New Roman"/>
                </w:rPr>
                <w:t>0.26</w:t>
              </w:r>
            </w:ins>
          </w:p>
        </w:tc>
        <w:tc>
          <w:tcPr>
            <w:tcW w:w="4140" w:type="dxa"/>
            <w:tcPrChange w:id="1444" w:author="Ifeanyi Micheal Obinefo" w:date="2026-04-10T23:38:00Z" w16du:dateUtc="2026-04-11T03:38:00Z">
              <w:tcPr>
                <w:tcW w:w="4140" w:type="dxa"/>
              </w:tcPr>
            </w:tcPrChange>
          </w:tcPr>
          <w:p w14:paraId="327E0FDA" w14:textId="015C43B4" w:rsidR="00066D57" w:rsidRPr="00B75D92" w:rsidRDefault="00066D57" w:rsidP="00066D57">
            <w:pPr>
              <w:spacing w:line="240" w:lineRule="auto"/>
              <w:jc w:val="both"/>
              <w:rPr>
                <w:ins w:id="1445" w:author="Ifeanyi Micheal Obinefo" w:date="2026-04-10T23:38:00Z" w16du:dateUtc="2026-04-11T03:38:00Z"/>
                <w:rFonts w:ascii="Times New Roman" w:eastAsiaTheme="minorEastAsia" w:hAnsi="Times New Roman" w:cs="Times New Roman"/>
              </w:rPr>
            </w:pPr>
            <w:ins w:id="1446" w:author="Ifeanyi Micheal Obinefo" w:date="2026-04-13T20:09:00Z" w16du:dateUtc="2026-04-14T00:09:00Z">
              <w:r w:rsidRPr="00B75D92">
                <w:rPr>
                  <w:rFonts w:ascii="Times New Roman" w:eastAsiaTheme="minorEastAsia" w:hAnsi="Times New Roman" w:cs="Times New Roman"/>
                </w:rPr>
                <w:t>0.26</w:t>
              </w:r>
            </w:ins>
          </w:p>
        </w:tc>
      </w:tr>
      <w:tr w:rsidR="00D0338F" w:rsidRPr="00B75D92" w14:paraId="0AB2CF55" w14:textId="3F9060BD" w:rsidTr="00AB1395">
        <w:trPr>
          <w:ins w:id="1447" w:author="Ifeanyi Micheal Obinefo" w:date="2026-04-10T23:36:00Z"/>
        </w:trPr>
        <w:tc>
          <w:tcPr>
            <w:tcW w:w="5058" w:type="dxa"/>
            <w:tcBorders>
              <w:top w:val="nil"/>
              <w:left w:val="nil"/>
              <w:bottom w:val="single" w:sz="4" w:space="0" w:color="auto"/>
              <w:right w:val="nil"/>
            </w:tcBorders>
            <w:hideMark/>
            <w:tcPrChange w:id="1448" w:author="Ifeanyi Micheal Obinefo" w:date="2026-04-10T23:38:00Z" w16du:dateUtc="2026-04-11T03:38:00Z">
              <w:tcPr>
                <w:tcW w:w="5058" w:type="dxa"/>
                <w:tcBorders>
                  <w:top w:val="nil"/>
                  <w:left w:val="nil"/>
                  <w:bottom w:val="single" w:sz="4" w:space="0" w:color="auto"/>
                  <w:right w:val="nil"/>
                </w:tcBorders>
                <w:hideMark/>
              </w:tcPr>
            </w:tcPrChange>
          </w:tcPr>
          <w:p w14:paraId="11B4949F" w14:textId="77777777" w:rsidR="00D0338F" w:rsidRPr="00B75D92" w:rsidRDefault="00D0338F" w:rsidP="00D0338F">
            <w:pPr>
              <w:spacing w:line="240" w:lineRule="auto"/>
              <w:jc w:val="both"/>
              <w:rPr>
                <w:ins w:id="1449" w:author="Ifeanyi Micheal Obinefo" w:date="2026-04-10T23:36:00Z" w16du:dateUtc="2026-04-11T03:36:00Z"/>
                <w:rFonts w:ascii="Times New Roman" w:eastAsiaTheme="minorEastAsia" w:hAnsi="Times New Roman" w:cs="Times New Roman"/>
              </w:rPr>
            </w:pPr>
            <w:ins w:id="1450" w:author="Ifeanyi Micheal Obinefo" w:date="2026-04-10T23:36:00Z" w16du:dateUtc="2026-04-11T03:36:00Z">
              <w:r w:rsidRPr="00B75D92">
                <w:rPr>
                  <w:rFonts w:ascii="Times New Roman" w:eastAsiaTheme="minorEastAsia" w:hAnsi="Times New Roman" w:cs="Times New Roman"/>
                </w:rPr>
                <w:t>Observations</w:t>
              </w:r>
            </w:ins>
          </w:p>
        </w:tc>
        <w:tc>
          <w:tcPr>
            <w:tcW w:w="4140" w:type="dxa"/>
            <w:tcBorders>
              <w:top w:val="nil"/>
              <w:left w:val="nil"/>
              <w:bottom w:val="single" w:sz="4" w:space="0" w:color="auto"/>
              <w:right w:val="nil"/>
            </w:tcBorders>
            <w:hideMark/>
            <w:tcPrChange w:id="1451" w:author="Ifeanyi Micheal Obinefo" w:date="2026-04-10T23:38:00Z" w16du:dateUtc="2026-04-11T03:38:00Z">
              <w:tcPr>
                <w:tcW w:w="4140" w:type="dxa"/>
                <w:tcBorders>
                  <w:top w:val="nil"/>
                  <w:left w:val="nil"/>
                  <w:bottom w:val="single" w:sz="4" w:space="0" w:color="auto"/>
                  <w:right w:val="nil"/>
                </w:tcBorders>
                <w:hideMark/>
              </w:tcPr>
            </w:tcPrChange>
          </w:tcPr>
          <w:p w14:paraId="57B660F7" w14:textId="2C1289F7" w:rsidR="00D0338F" w:rsidRPr="00B75D92" w:rsidRDefault="00D0338F" w:rsidP="00D0338F">
            <w:pPr>
              <w:spacing w:line="240" w:lineRule="auto"/>
              <w:jc w:val="both"/>
              <w:rPr>
                <w:ins w:id="1452" w:author="Ifeanyi Micheal Obinefo" w:date="2026-04-10T23:36:00Z" w16du:dateUtc="2026-04-11T03:36:00Z"/>
                <w:rFonts w:ascii="Times New Roman" w:eastAsiaTheme="minorEastAsia" w:hAnsi="Times New Roman" w:cs="Times New Roman"/>
              </w:rPr>
            </w:pPr>
            <w:ins w:id="1453" w:author="Ifeanyi Micheal Obinefo" w:date="2026-04-13T20:16:00Z" w16du:dateUtc="2026-04-14T00:16:00Z">
              <w:r>
                <w:rPr>
                  <w:rFonts w:ascii="Times New Roman" w:eastAsiaTheme="minorEastAsia" w:hAnsi="Times New Roman" w:cs="Times New Roman"/>
                </w:rPr>
                <w:t>1,868</w:t>
              </w:r>
            </w:ins>
          </w:p>
        </w:tc>
        <w:tc>
          <w:tcPr>
            <w:tcW w:w="4140" w:type="dxa"/>
            <w:tcBorders>
              <w:top w:val="nil"/>
              <w:left w:val="nil"/>
              <w:bottom w:val="single" w:sz="4" w:space="0" w:color="auto"/>
              <w:right w:val="nil"/>
            </w:tcBorders>
            <w:tcPrChange w:id="1454" w:author="Ifeanyi Micheal Obinefo" w:date="2026-04-10T23:38:00Z" w16du:dateUtc="2026-04-11T03:38:00Z">
              <w:tcPr>
                <w:tcW w:w="4140" w:type="dxa"/>
                <w:tcBorders>
                  <w:top w:val="nil"/>
                  <w:left w:val="nil"/>
                  <w:bottom w:val="single" w:sz="4" w:space="0" w:color="auto"/>
                  <w:right w:val="nil"/>
                </w:tcBorders>
              </w:tcPr>
            </w:tcPrChange>
          </w:tcPr>
          <w:p w14:paraId="20DC11F9" w14:textId="0EFC43CB" w:rsidR="00D0338F" w:rsidRDefault="00D0338F" w:rsidP="00D0338F">
            <w:pPr>
              <w:spacing w:line="240" w:lineRule="auto"/>
              <w:jc w:val="both"/>
              <w:rPr>
                <w:ins w:id="1455" w:author="Ifeanyi Micheal Obinefo" w:date="2026-04-10T23:38:00Z" w16du:dateUtc="2026-04-11T03:38:00Z"/>
                <w:rFonts w:ascii="Times New Roman" w:eastAsiaTheme="minorEastAsia" w:hAnsi="Times New Roman" w:cs="Times New Roman"/>
              </w:rPr>
            </w:pPr>
            <w:ins w:id="1456" w:author="Ifeanyi Micheal Obinefo" w:date="2026-04-13T20:16:00Z" w16du:dateUtc="2026-04-14T00:16:00Z">
              <w:r>
                <w:rPr>
                  <w:rFonts w:ascii="Times New Roman" w:eastAsiaTheme="minorEastAsia" w:hAnsi="Times New Roman" w:cs="Times New Roman"/>
                </w:rPr>
                <w:t>1,467</w:t>
              </w:r>
            </w:ins>
          </w:p>
        </w:tc>
      </w:tr>
    </w:tbl>
    <w:p w14:paraId="08C89D10" w14:textId="77777777" w:rsidR="000956BA" w:rsidRPr="00B75D92" w:rsidRDefault="000956BA" w:rsidP="000956BA">
      <w:pPr>
        <w:spacing w:line="240" w:lineRule="auto"/>
        <w:jc w:val="both"/>
        <w:rPr>
          <w:ins w:id="1457" w:author="Ifeanyi Micheal Obinefo" w:date="2026-04-10T23:36:00Z" w16du:dateUtc="2026-04-11T03:36:00Z"/>
          <w:rFonts w:ascii="Times New Roman" w:eastAsiaTheme="minorEastAsia" w:hAnsi="Times New Roman" w:cs="Times New Roman"/>
        </w:rPr>
      </w:pPr>
      <w:ins w:id="1458" w:author="Ifeanyi Micheal Obinefo" w:date="2026-04-10T23:36:00Z" w16du:dateUtc="2026-04-11T03:36:00Z">
        <w:r w:rsidRPr="00B75D92">
          <w:rPr>
            <w:rFonts w:ascii="Times New Roman" w:eastAsiaTheme="minorEastAsia" w:hAnsi="Times New Roman" w:cs="Times New Roman"/>
          </w:rPr>
          <w:t>Source: Authors’ estimations from the LSMS-ISA data.</w:t>
        </w:r>
      </w:ins>
    </w:p>
    <w:p w14:paraId="133E3699" w14:textId="77777777" w:rsidR="000956BA" w:rsidRPr="00B75D92" w:rsidRDefault="000956BA" w:rsidP="000956BA">
      <w:pPr>
        <w:spacing w:line="240" w:lineRule="auto"/>
        <w:jc w:val="both"/>
        <w:rPr>
          <w:ins w:id="1459" w:author="Ifeanyi Micheal Obinefo" w:date="2026-04-10T23:36:00Z" w16du:dateUtc="2026-04-11T03:36:00Z"/>
          <w:rFonts w:ascii="Times New Roman" w:eastAsiaTheme="minorEastAsia" w:hAnsi="Times New Roman" w:cs="Times New Roman"/>
        </w:rPr>
      </w:pPr>
      <w:ins w:id="1460" w:author="Ifeanyi Micheal Obinefo" w:date="2026-04-10T23:36:00Z" w16du:dateUtc="2026-04-11T03:36:00Z">
        <w:r w:rsidRPr="00B75D92">
          <w:rPr>
            <w:rFonts w:ascii="Times New Roman" w:eastAsiaTheme="minorEastAsia" w:hAnsi="Times New Roman" w:cs="Times New Roman"/>
          </w:rPr>
          <w:t>*** p&lt;0.01, ** p&lt;0.05, * p&lt;0.1.</w:t>
        </w:r>
      </w:ins>
    </w:p>
    <w:p w14:paraId="54C13F82" w14:textId="77777777" w:rsidR="000956BA" w:rsidRPr="00B75D92" w:rsidRDefault="000956BA" w:rsidP="000956BA">
      <w:pPr>
        <w:spacing w:line="240" w:lineRule="auto"/>
        <w:jc w:val="both"/>
        <w:rPr>
          <w:ins w:id="1461" w:author="Ifeanyi Micheal Obinefo" w:date="2026-04-10T23:36:00Z" w16du:dateUtc="2026-04-11T03:36:00Z"/>
          <w:rFonts w:ascii="Times New Roman" w:eastAsiaTheme="minorEastAsia" w:hAnsi="Times New Roman" w:cs="Times New Roman"/>
        </w:rPr>
      </w:pPr>
    </w:p>
    <w:p w14:paraId="14AE3359" w14:textId="77777777" w:rsidR="000956BA" w:rsidRPr="00B75D92" w:rsidRDefault="000956BA" w:rsidP="000956BA">
      <w:pPr>
        <w:spacing w:line="240" w:lineRule="auto"/>
        <w:jc w:val="both"/>
        <w:rPr>
          <w:ins w:id="1462" w:author="Ifeanyi Micheal Obinefo" w:date="2026-04-10T23:36:00Z" w16du:dateUtc="2026-04-11T03:36:00Z"/>
          <w:rFonts w:ascii="Times New Roman" w:eastAsiaTheme="minorEastAsia" w:hAnsi="Times New Roman" w:cs="Times New Roman"/>
        </w:rPr>
      </w:pPr>
    </w:p>
    <w:p w14:paraId="4C80AE96" w14:textId="77777777" w:rsidR="00970B85" w:rsidRDefault="00970B85" w:rsidP="000956BA">
      <w:pPr>
        <w:spacing w:line="240" w:lineRule="auto"/>
        <w:jc w:val="both"/>
        <w:rPr>
          <w:ins w:id="1463" w:author="Ifeanyi Micheal Obinefo" w:date="2026-04-13T20:13:00Z" w16du:dateUtc="2026-04-14T00:13:00Z"/>
          <w:rFonts w:ascii="Times New Roman" w:eastAsiaTheme="minorEastAsia" w:hAnsi="Times New Roman" w:cs="Times New Roman"/>
        </w:rPr>
      </w:pPr>
    </w:p>
    <w:p w14:paraId="1CCECE91" w14:textId="77777777" w:rsidR="00CC4724" w:rsidRDefault="00CC4724" w:rsidP="000956BA">
      <w:pPr>
        <w:spacing w:line="240" w:lineRule="auto"/>
        <w:jc w:val="both"/>
        <w:rPr>
          <w:ins w:id="1464" w:author="Ifeanyi Micheal Obinefo" w:date="2026-04-13T20:13:00Z" w16du:dateUtc="2026-04-14T00:13:00Z"/>
          <w:rFonts w:ascii="Times New Roman" w:eastAsiaTheme="minorEastAsia" w:hAnsi="Times New Roman" w:cs="Times New Roman"/>
        </w:rPr>
      </w:pPr>
    </w:p>
    <w:p w14:paraId="13B16313" w14:textId="77777777" w:rsidR="00CC4724" w:rsidRDefault="00CC4724" w:rsidP="000956BA">
      <w:pPr>
        <w:spacing w:line="240" w:lineRule="auto"/>
        <w:jc w:val="both"/>
        <w:rPr>
          <w:ins w:id="1465" w:author="Ifeanyi Micheal Obinefo" w:date="2026-04-13T20:13:00Z" w16du:dateUtc="2026-04-14T00:13:00Z"/>
          <w:rFonts w:ascii="Times New Roman" w:eastAsiaTheme="minorEastAsia" w:hAnsi="Times New Roman" w:cs="Times New Roman"/>
        </w:rPr>
      </w:pPr>
    </w:p>
    <w:p w14:paraId="0679E257" w14:textId="77777777" w:rsidR="00CC4724" w:rsidRDefault="00CC4724" w:rsidP="000956BA">
      <w:pPr>
        <w:spacing w:line="240" w:lineRule="auto"/>
        <w:jc w:val="both"/>
        <w:rPr>
          <w:ins w:id="1466" w:author="Ifeanyi Micheal Obinefo" w:date="2026-04-13T19:58:00Z" w16du:dateUtc="2026-04-13T23:58:00Z"/>
          <w:rFonts w:ascii="Times New Roman" w:eastAsiaTheme="minorEastAsia" w:hAnsi="Times New Roman" w:cs="Times New Roman"/>
        </w:rPr>
      </w:pPr>
    </w:p>
    <w:p w14:paraId="192ABBD6" w14:textId="14D76116" w:rsidR="00970B85" w:rsidRDefault="00903A52" w:rsidP="00903A52">
      <w:pPr>
        <w:pStyle w:val="Caption"/>
        <w:rPr>
          <w:ins w:id="1467" w:author="Ifeanyi Micheal Obinefo" w:date="2026-04-13T19:58:00Z" w16du:dateUtc="2026-04-13T23:58:00Z"/>
          <w:rFonts w:cs="Times New Roman"/>
        </w:rPr>
        <w:pPrChange w:id="1468" w:author="Ifeanyi Micheal Obinefo" w:date="2026-04-13T20:08:00Z" w16du:dateUtc="2026-04-14T00:08:00Z">
          <w:pPr>
            <w:spacing w:line="240" w:lineRule="auto"/>
            <w:jc w:val="both"/>
          </w:pPr>
        </w:pPrChange>
      </w:pPr>
      <w:ins w:id="1469" w:author="Ifeanyi Micheal Obinefo" w:date="2026-04-13T20:08:00Z" w16du:dateUtc="2026-04-14T00:08:00Z">
        <w:r w:rsidRPr="008C7B2D">
          <w:rPr>
            <w:rFonts w:cs="Times New Roman"/>
          </w:rPr>
          <w:lastRenderedPageBreak/>
          <w:t xml:space="preserve">Table </w:t>
        </w:r>
        <w:r>
          <w:rPr>
            <w:rFonts w:cs="Times New Roman"/>
          </w:rPr>
          <w:t>6.</w:t>
        </w:r>
        <w:r w:rsidRPr="008C7B2D">
          <w:rPr>
            <w:rFonts w:cs="Times New Roman"/>
          </w:rPr>
          <w:t xml:space="preserve"> Regression Results of </w:t>
        </w:r>
        <w:r>
          <w:rPr>
            <w:rFonts w:cs="Times New Roman"/>
          </w:rPr>
          <w:t>the effect of Income and</w:t>
        </w:r>
        <w:r w:rsidRPr="00A029E6">
          <w:rPr>
            <w:rFonts w:cs="Times New Roman"/>
          </w:rPr>
          <w:t xml:space="preserve"> </w:t>
        </w:r>
        <w:r>
          <w:rPr>
            <w:rFonts w:cs="Times New Roman"/>
          </w:rPr>
          <w:t xml:space="preserve">agricultural </w:t>
        </w:r>
        <w:r w:rsidRPr="00A029E6">
          <w:rPr>
            <w:rFonts w:cs="Times New Roman"/>
          </w:rPr>
          <w:t xml:space="preserve">shocks on </w:t>
        </w:r>
        <w:r>
          <w:rPr>
            <w:rFonts w:cs="Times New Roman"/>
          </w:rPr>
          <w:t xml:space="preserve">the </w:t>
        </w:r>
      </w:ins>
      <w:ins w:id="1470" w:author="Ifeanyi Micheal Obinefo" w:date="2026-04-13T20:09:00Z" w16du:dateUtc="2026-04-14T00:09:00Z">
        <w:r w:rsidRPr="00B75D92">
          <w:rPr>
            <w:rFonts w:cs="Times New Roman"/>
          </w:rPr>
          <w:t>Protein Consumption Expenditur</w:t>
        </w:r>
        <w:r>
          <w:rPr>
            <w:rFonts w:cs="Times New Roman"/>
          </w:rPr>
          <w:t>e</w:t>
        </w:r>
        <w:r>
          <w:rPr>
            <w:rFonts w:cs="Times New Roman"/>
          </w:rPr>
          <w:t xml:space="preserve"> </w:t>
        </w:r>
      </w:ins>
      <w:ins w:id="1471" w:author="Ifeanyi Micheal Obinefo" w:date="2026-04-13T20:08:00Z" w16du:dateUtc="2026-04-14T00:08:00Z">
        <w:r>
          <w:rPr>
            <w:rFonts w:cs="Times New Roman"/>
          </w:rPr>
          <w:t>of Agricultural Households by gender in Nigeria.</w:t>
        </w:r>
      </w:ins>
    </w:p>
    <w:tbl>
      <w:tblPr>
        <w:tblW w:w="13338" w:type="dxa"/>
        <w:tblLayout w:type="fixed"/>
        <w:tblLook w:val="04A0" w:firstRow="1" w:lastRow="0" w:firstColumn="1" w:lastColumn="0" w:noHBand="0" w:noVBand="1"/>
      </w:tblPr>
      <w:tblGrid>
        <w:gridCol w:w="5058"/>
        <w:gridCol w:w="4140"/>
        <w:gridCol w:w="4140"/>
        <w:tblGridChange w:id="1472">
          <w:tblGrid>
            <w:gridCol w:w="5058"/>
            <w:gridCol w:w="4140"/>
            <w:gridCol w:w="4140"/>
          </w:tblGrid>
        </w:tblGridChange>
      </w:tblGrid>
      <w:tr w:rsidR="00970B85" w:rsidRPr="00B75D92" w14:paraId="01B26D01" w14:textId="77777777" w:rsidTr="00556932">
        <w:trPr>
          <w:trHeight w:val="60"/>
          <w:ins w:id="1473" w:author="Ifeanyi Micheal Obinefo" w:date="2026-04-13T19:58:00Z" w16du:dateUtc="2026-04-13T23:58:00Z"/>
        </w:trPr>
        <w:tc>
          <w:tcPr>
            <w:tcW w:w="9198" w:type="dxa"/>
            <w:gridSpan w:val="2"/>
            <w:tcBorders>
              <w:top w:val="single" w:sz="4" w:space="0" w:color="auto"/>
            </w:tcBorders>
          </w:tcPr>
          <w:p w14:paraId="703FEC82" w14:textId="77777777" w:rsidR="00970B85" w:rsidRDefault="00970B85" w:rsidP="00556932">
            <w:pPr>
              <w:spacing w:line="240" w:lineRule="auto"/>
              <w:jc w:val="both"/>
              <w:rPr>
                <w:ins w:id="1474" w:author="Ifeanyi Micheal Obinefo" w:date="2026-04-13T19:58:00Z" w16du:dateUtc="2026-04-13T23:58:00Z"/>
                <w:rFonts w:ascii="Times New Roman" w:eastAsiaTheme="minorEastAsia" w:hAnsi="Times New Roman" w:cs="Times New Roman"/>
              </w:rPr>
            </w:pPr>
            <w:ins w:id="1475" w:author="Ifeanyi Micheal Obinefo" w:date="2026-04-13T19:58:00Z" w16du:dateUtc="2026-04-13T23:58:00Z">
              <w:r w:rsidRPr="00B75D92">
                <w:rPr>
                  <w:rFonts w:ascii="Times New Roman" w:eastAsiaTheme="minorEastAsia" w:hAnsi="Times New Roman" w:cs="Times New Roman"/>
                </w:rPr>
                <w:t xml:space="preserve">Dependent Variable : </w:t>
              </w:r>
            </w:ins>
          </w:p>
          <w:p w14:paraId="5F6120A6" w14:textId="2B0B516B" w:rsidR="00970B85" w:rsidRPr="00B75D92" w:rsidRDefault="00970B85" w:rsidP="00556932">
            <w:pPr>
              <w:spacing w:line="240" w:lineRule="auto"/>
              <w:jc w:val="both"/>
              <w:rPr>
                <w:ins w:id="1476" w:author="Ifeanyi Micheal Obinefo" w:date="2026-04-13T19:58:00Z" w16du:dateUtc="2026-04-13T23:58:00Z"/>
                <w:rFonts w:ascii="Times New Roman" w:eastAsiaTheme="minorEastAsia" w:hAnsi="Times New Roman" w:cs="Times New Roman"/>
              </w:rPr>
            </w:pPr>
            <w:ins w:id="1477" w:author="Ifeanyi Micheal Obinefo" w:date="2026-04-13T19:58:00Z" w16du:dateUtc="2026-04-13T23:58:00Z">
              <w:r>
                <w:rPr>
                  <w:rFonts w:ascii="Times New Roman" w:eastAsiaTheme="minorEastAsia" w:hAnsi="Times New Roman" w:cs="Times New Roman"/>
                </w:rPr>
                <w:t xml:space="preserve"> </w:t>
              </w:r>
              <w:r w:rsidR="001E2E23" w:rsidRPr="00B75D92">
                <w:rPr>
                  <w:rFonts w:ascii="Times New Roman" w:eastAsiaTheme="minorEastAsia" w:hAnsi="Times New Roman" w:cs="Times New Roman"/>
                </w:rPr>
                <w:t>Log of Protein Consumption Expenditur</w:t>
              </w:r>
              <w:r w:rsidR="001E2E23">
                <w:rPr>
                  <w:rFonts w:ascii="Times New Roman" w:eastAsiaTheme="minorEastAsia" w:hAnsi="Times New Roman" w:cs="Times New Roman"/>
                </w:rPr>
                <w:t>e</w:t>
              </w:r>
              <w:r>
                <w:rPr>
                  <w:rFonts w:ascii="Times New Roman" w:eastAsiaTheme="minorEastAsia" w:hAnsi="Times New Roman" w:cs="Times New Roman"/>
                </w:rPr>
                <w:t xml:space="preserve"> </w:t>
              </w:r>
              <w:r w:rsidRPr="00B75D92">
                <w:rPr>
                  <w:rFonts w:ascii="Times New Roman" w:eastAsiaTheme="minorEastAsia" w:hAnsi="Times New Roman" w:cs="Times New Roman"/>
                </w:rPr>
                <w:t xml:space="preserve">               </w:t>
              </w:r>
              <w:r>
                <w:rPr>
                  <w:rFonts w:ascii="Times New Roman" w:eastAsiaTheme="minorEastAsia" w:hAnsi="Times New Roman" w:cs="Times New Roman"/>
                </w:rPr>
                <w:t>Male</w:t>
              </w:r>
            </w:ins>
          </w:p>
        </w:tc>
        <w:tc>
          <w:tcPr>
            <w:tcW w:w="4140" w:type="dxa"/>
            <w:tcBorders>
              <w:top w:val="single" w:sz="4" w:space="0" w:color="auto"/>
            </w:tcBorders>
          </w:tcPr>
          <w:p w14:paraId="2C2E7006" w14:textId="77777777" w:rsidR="00970B85" w:rsidRDefault="00970B85" w:rsidP="00556932">
            <w:pPr>
              <w:spacing w:line="240" w:lineRule="auto"/>
              <w:jc w:val="both"/>
              <w:rPr>
                <w:ins w:id="1478" w:author="Ifeanyi Micheal Obinefo" w:date="2026-04-13T19:58:00Z" w16du:dateUtc="2026-04-13T23:58:00Z"/>
                <w:rFonts w:ascii="Times New Roman" w:eastAsiaTheme="minorEastAsia" w:hAnsi="Times New Roman" w:cs="Times New Roman"/>
              </w:rPr>
            </w:pPr>
          </w:p>
          <w:p w14:paraId="0C8C695B" w14:textId="77777777" w:rsidR="00970B85" w:rsidRPr="00B75D92" w:rsidRDefault="00970B85" w:rsidP="00556932">
            <w:pPr>
              <w:spacing w:line="240" w:lineRule="auto"/>
              <w:jc w:val="both"/>
              <w:rPr>
                <w:ins w:id="1479" w:author="Ifeanyi Micheal Obinefo" w:date="2026-04-13T19:58:00Z" w16du:dateUtc="2026-04-13T23:58:00Z"/>
                <w:rFonts w:ascii="Times New Roman" w:eastAsiaTheme="minorEastAsia" w:hAnsi="Times New Roman" w:cs="Times New Roman"/>
              </w:rPr>
            </w:pPr>
            <w:ins w:id="1480" w:author="Ifeanyi Micheal Obinefo" w:date="2026-04-13T19:58:00Z" w16du:dateUtc="2026-04-13T23:58:00Z">
              <w:r>
                <w:rPr>
                  <w:rFonts w:ascii="Times New Roman" w:eastAsiaTheme="minorEastAsia" w:hAnsi="Times New Roman" w:cs="Times New Roman"/>
                </w:rPr>
                <w:t>Female</w:t>
              </w:r>
            </w:ins>
          </w:p>
        </w:tc>
      </w:tr>
      <w:tr w:rsidR="001F50E0" w:rsidRPr="00B75D92" w14:paraId="5DEE8B41" w14:textId="77777777" w:rsidTr="00556932">
        <w:trPr>
          <w:ins w:id="1481" w:author="Ifeanyi Micheal Obinefo" w:date="2026-04-13T19:58:00Z" w16du:dateUtc="2026-04-13T23:58:00Z"/>
        </w:trPr>
        <w:tc>
          <w:tcPr>
            <w:tcW w:w="5058" w:type="dxa"/>
            <w:tcBorders>
              <w:top w:val="single" w:sz="4" w:space="0" w:color="auto"/>
              <w:left w:val="nil"/>
              <w:bottom w:val="nil"/>
              <w:right w:val="nil"/>
            </w:tcBorders>
            <w:hideMark/>
          </w:tcPr>
          <w:p w14:paraId="350C6188" w14:textId="445BCB87" w:rsidR="001F50E0" w:rsidRPr="00B75D92" w:rsidRDefault="001F50E0" w:rsidP="001F50E0">
            <w:pPr>
              <w:spacing w:line="240" w:lineRule="auto"/>
              <w:jc w:val="both"/>
              <w:rPr>
                <w:ins w:id="1482" w:author="Ifeanyi Micheal Obinefo" w:date="2026-04-13T19:58:00Z" w16du:dateUtc="2026-04-13T23:58:00Z"/>
                <w:rFonts w:ascii="Times New Roman" w:eastAsiaTheme="minorEastAsia" w:hAnsi="Times New Roman" w:cs="Times New Roman"/>
              </w:rPr>
            </w:pPr>
            <w:ins w:id="1483" w:author="Ifeanyi Micheal Obinefo" w:date="2026-04-13T19:58:00Z" w16du:dateUtc="2026-04-13T23:58:00Z">
              <w:r w:rsidRPr="00B75D92">
                <w:rPr>
                  <w:rFonts w:ascii="Times New Roman" w:eastAsiaTheme="minorEastAsia" w:hAnsi="Times New Roman" w:cs="Times New Roman"/>
                </w:rPr>
                <w:t xml:space="preserve">Income * Shock </w:t>
              </w:r>
            </w:ins>
          </w:p>
        </w:tc>
        <w:tc>
          <w:tcPr>
            <w:tcW w:w="4140" w:type="dxa"/>
            <w:tcBorders>
              <w:top w:val="single" w:sz="4" w:space="0" w:color="auto"/>
              <w:left w:val="nil"/>
              <w:bottom w:val="nil"/>
              <w:right w:val="nil"/>
            </w:tcBorders>
            <w:hideMark/>
          </w:tcPr>
          <w:p w14:paraId="370671A8" w14:textId="2DFF7173" w:rsidR="001F50E0" w:rsidRPr="00B75D92" w:rsidRDefault="001F50E0" w:rsidP="001F50E0">
            <w:pPr>
              <w:spacing w:line="240" w:lineRule="auto"/>
              <w:jc w:val="both"/>
              <w:rPr>
                <w:ins w:id="1484" w:author="Ifeanyi Micheal Obinefo" w:date="2026-04-13T19:58:00Z" w16du:dateUtc="2026-04-13T23:58:00Z"/>
                <w:rFonts w:ascii="Times New Roman" w:eastAsiaTheme="minorEastAsia" w:hAnsi="Times New Roman" w:cs="Times New Roman"/>
              </w:rPr>
            </w:pPr>
            <w:ins w:id="1485" w:author="Ifeanyi Micheal Obinefo" w:date="2026-04-13T20:14:00Z" w16du:dateUtc="2026-04-14T00:14:00Z">
              <w:r w:rsidRPr="00B75D92">
                <w:rPr>
                  <w:rFonts w:ascii="Times New Roman" w:eastAsiaTheme="minorEastAsia" w:hAnsi="Times New Roman" w:cs="Times New Roman"/>
                </w:rPr>
                <w:t>0.001**</w:t>
              </w:r>
            </w:ins>
          </w:p>
        </w:tc>
        <w:tc>
          <w:tcPr>
            <w:tcW w:w="4140" w:type="dxa"/>
            <w:tcBorders>
              <w:top w:val="single" w:sz="4" w:space="0" w:color="auto"/>
              <w:left w:val="nil"/>
              <w:bottom w:val="nil"/>
              <w:right w:val="nil"/>
            </w:tcBorders>
          </w:tcPr>
          <w:p w14:paraId="0D42FCF2" w14:textId="3FE9655A" w:rsidR="001F50E0" w:rsidRPr="00B75D92" w:rsidRDefault="001F50E0" w:rsidP="001F50E0">
            <w:pPr>
              <w:spacing w:line="240" w:lineRule="auto"/>
              <w:jc w:val="both"/>
              <w:rPr>
                <w:ins w:id="1486" w:author="Ifeanyi Micheal Obinefo" w:date="2026-04-13T19:58:00Z" w16du:dateUtc="2026-04-13T23:58:00Z"/>
                <w:rFonts w:ascii="Times New Roman" w:eastAsiaTheme="minorEastAsia" w:hAnsi="Times New Roman" w:cs="Times New Roman"/>
              </w:rPr>
            </w:pPr>
            <w:ins w:id="1487" w:author="Ifeanyi Micheal Obinefo" w:date="2026-04-13T20:13:00Z" w16du:dateUtc="2026-04-14T00:13:00Z">
              <w:r w:rsidRPr="00B75D92">
                <w:rPr>
                  <w:rFonts w:ascii="Times New Roman" w:eastAsiaTheme="minorEastAsia" w:hAnsi="Times New Roman" w:cs="Times New Roman"/>
                </w:rPr>
                <w:t>0.001</w:t>
              </w:r>
            </w:ins>
          </w:p>
        </w:tc>
      </w:tr>
      <w:tr w:rsidR="001F50E0" w:rsidRPr="00B75D92" w14:paraId="7D632514" w14:textId="77777777" w:rsidTr="00556932">
        <w:trPr>
          <w:ins w:id="1488" w:author="Ifeanyi Micheal Obinefo" w:date="2026-04-13T19:58:00Z" w16du:dateUtc="2026-04-13T23:58:00Z"/>
        </w:trPr>
        <w:tc>
          <w:tcPr>
            <w:tcW w:w="5058" w:type="dxa"/>
          </w:tcPr>
          <w:p w14:paraId="2361376C" w14:textId="77777777" w:rsidR="001F50E0" w:rsidRPr="00B75D92" w:rsidRDefault="001F50E0" w:rsidP="001F50E0">
            <w:pPr>
              <w:spacing w:line="240" w:lineRule="auto"/>
              <w:jc w:val="both"/>
              <w:rPr>
                <w:ins w:id="1489" w:author="Ifeanyi Micheal Obinefo" w:date="2026-04-13T19:58:00Z" w16du:dateUtc="2026-04-13T23:58:00Z"/>
                <w:rFonts w:ascii="Times New Roman" w:eastAsiaTheme="minorEastAsia" w:hAnsi="Times New Roman" w:cs="Times New Roman"/>
              </w:rPr>
            </w:pPr>
          </w:p>
        </w:tc>
        <w:tc>
          <w:tcPr>
            <w:tcW w:w="4140" w:type="dxa"/>
            <w:hideMark/>
          </w:tcPr>
          <w:p w14:paraId="6397F8E8" w14:textId="6D1ED0BC" w:rsidR="001F50E0" w:rsidRPr="00B75D92" w:rsidRDefault="001F50E0" w:rsidP="001F50E0">
            <w:pPr>
              <w:spacing w:line="240" w:lineRule="auto"/>
              <w:jc w:val="both"/>
              <w:rPr>
                <w:ins w:id="1490" w:author="Ifeanyi Micheal Obinefo" w:date="2026-04-13T19:58:00Z" w16du:dateUtc="2026-04-13T23:58:00Z"/>
                <w:rFonts w:ascii="Times New Roman" w:eastAsiaTheme="minorEastAsia" w:hAnsi="Times New Roman" w:cs="Times New Roman"/>
              </w:rPr>
            </w:pPr>
            <w:ins w:id="1491" w:author="Ifeanyi Micheal Obinefo" w:date="2026-04-13T20:14:00Z" w16du:dateUtc="2026-04-14T00:14:00Z">
              <w:r w:rsidRPr="00B75D92">
                <w:rPr>
                  <w:rFonts w:ascii="Times New Roman" w:eastAsiaTheme="minorEastAsia" w:hAnsi="Times New Roman" w:cs="Times New Roman"/>
                </w:rPr>
                <w:t>(0.00)</w:t>
              </w:r>
            </w:ins>
          </w:p>
        </w:tc>
        <w:tc>
          <w:tcPr>
            <w:tcW w:w="4140" w:type="dxa"/>
          </w:tcPr>
          <w:p w14:paraId="5834D1D8" w14:textId="35FA1C6D" w:rsidR="001F50E0" w:rsidRPr="00B75D92" w:rsidRDefault="001F50E0" w:rsidP="001F50E0">
            <w:pPr>
              <w:spacing w:line="240" w:lineRule="auto"/>
              <w:jc w:val="both"/>
              <w:rPr>
                <w:ins w:id="1492" w:author="Ifeanyi Micheal Obinefo" w:date="2026-04-13T19:58:00Z" w16du:dateUtc="2026-04-13T23:58:00Z"/>
                <w:rFonts w:ascii="Times New Roman" w:eastAsiaTheme="minorEastAsia" w:hAnsi="Times New Roman" w:cs="Times New Roman"/>
              </w:rPr>
            </w:pPr>
            <w:ins w:id="1493" w:author="Ifeanyi Micheal Obinefo" w:date="2026-04-13T20:13:00Z" w16du:dateUtc="2026-04-14T00:13:00Z">
              <w:r w:rsidRPr="00B75D92">
                <w:rPr>
                  <w:rFonts w:ascii="Times New Roman" w:eastAsiaTheme="minorEastAsia" w:hAnsi="Times New Roman" w:cs="Times New Roman"/>
                </w:rPr>
                <w:t>(0.00)</w:t>
              </w:r>
            </w:ins>
          </w:p>
        </w:tc>
      </w:tr>
      <w:tr w:rsidR="006014CA" w:rsidRPr="00B75D92" w14:paraId="760C70FA" w14:textId="77777777" w:rsidTr="001F50E0">
        <w:tblPrEx>
          <w:tblW w:w="13338" w:type="dxa"/>
          <w:tblLayout w:type="fixed"/>
          <w:tblPrExChange w:id="1494" w:author="Ifeanyi Micheal Obinefo" w:date="2026-04-13T20:14:00Z" w16du:dateUtc="2026-04-14T00:14:00Z">
            <w:tblPrEx>
              <w:tblW w:w="13338" w:type="dxa"/>
              <w:tblLayout w:type="fixed"/>
            </w:tblPrEx>
          </w:tblPrExChange>
        </w:tblPrEx>
        <w:trPr>
          <w:ins w:id="1495" w:author="Ifeanyi Micheal Obinefo" w:date="2026-04-13T19:58:00Z" w16du:dateUtc="2026-04-13T23:58:00Z"/>
        </w:trPr>
        <w:tc>
          <w:tcPr>
            <w:tcW w:w="5058" w:type="dxa"/>
            <w:hideMark/>
            <w:tcPrChange w:id="1496" w:author="Ifeanyi Micheal Obinefo" w:date="2026-04-13T20:14:00Z" w16du:dateUtc="2026-04-14T00:14:00Z">
              <w:tcPr>
                <w:tcW w:w="5058" w:type="dxa"/>
                <w:hideMark/>
              </w:tcPr>
            </w:tcPrChange>
          </w:tcPr>
          <w:p w14:paraId="5F9279C2" w14:textId="03E91F9F" w:rsidR="006014CA" w:rsidRPr="00B75D92" w:rsidRDefault="006014CA" w:rsidP="006014CA">
            <w:pPr>
              <w:spacing w:line="240" w:lineRule="auto"/>
              <w:jc w:val="both"/>
              <w:rPr>
                <w:ins w:id="1497" w:author="Ifeanyi Micheal Obinefo" w:date="2026-04-13T19:58:00Z" w16du:dateUtc="2026-04-13T23:58:00Z"/>
                <w:rFonts w:ascii="Times New Roman" w:eastAsiaTheme="minorEastAsia" w:hAnsi="Times New Roman" w:cs="Times New Roman"/>
              </w:rPr>
            </w:pPr>
            <w:ins w:id="1498" w:author="Ifeanyi Micheal Obinefo" w:date="2026-04-13T19:58:00Z" w16du:dateUtc="2026-04-13T23:58:00Z">
              <w:r w:rsidRPr="00B75D92">
                <w:rPr>
                  <w:rFonts w:ascii="Times New Roman" w:eastAsiaTheme="minorEastAsia" w:hAnsi="Times New Roman" w:cs="Times New Roman"/>
                </w:rPr>
                <w:t xml:space="preserve">Income </w:t>
              </w:r>
              <w:r>
                <w:rPr>
                  <w:rFonts w:ascii="Times New Roman" w:eastAsiaTheme="minorEastAsia" w:hAnsi="Times New Roman" w:cs="Times New Roman"/>
                </w:rPr>
                <w:t>(Naira)</w:t>
              </w:r>
            </w:ins>
          </w:p>
        </w:tc>
        <w:tc>
          <w:tcPr>
            <w:tcW w:w="4140" w:type="dxa"/>
            <w:tcPrChange w:id="1499" w:author="Ifeanyi Micheal Obinefo" w:date="2026-04-13T20:14:00Z" w16du:dateUtc="2026-04-14T00:14:00Z">
              <w:tcPr>
                <w:tcW w:w="4140" w:type="dxa"/>
              </w:tcPr>
            </w:tcPrChange>
          </w:tcPr>
          <w:p w14:paraId="1155ED4F" w14:textId="743AC058" w:rsidR="006014CA" w:rsidRPr="00B75D92" w:rsidRDefault="006014CA" w:rsidP="006014CA">
            <w:pPr>
              <w:spacing w:line="240" w:lineRule="auto"/>
              <w:jc w:val="both"/>
              <w:rPr>
                <w:ins w:id="1500" w:author="Ifeanyi Micheal Obinefo" w:date="2026-04-13T19:58:00Z" w16du:dateUtc="2026-04-13T23:58:00Z"/>
                <w:rFonts w:ascii="Times New Roman" w:eastAsiaTheme="minorEastAsia" w:hAnsi="Times New Roman" w:cs="Times New Roman"/>
              </w:rPr>
            </w:pPr>
            <w:ins w:id="1501" w:author="Ifeanyi Micheal Obinefo" w:date="2026-04-13T20:14:00Z" w16du:dateUtc="2026-04-14T00:14:00Z">
              <w:r w:rsidRPr="00B75D92">
                <w:rPr>
                  <w:rFonts w:ascii="Times New Roman" w:eastAsiaTheme="minorEastAsia" w:hAnsi="Times New Roman" w:cs="Times New Roman"/>
                </w:rPr>
                <w:t>0.002*</w:t>
              </w:r>
              <w:r>
                <w:rPr>
                  <w:rFonts w:ascii="Times New Roman" w:eastAsiaTheme="minorEastAsia" w:hAnsi="Times New Roman" w:cs="Times New Roman"/>
                </w:rPr>
                <w:t>*</w:t>
              </w:r>
            </w:ins>
          </w:p>
        </w:tc>
        <w:tc>
          <w:tcPr>
            <w:tcW w:w="4140" w:type="dxa"/>
            <w:tcPrChange w:id="1502" w:author="Ifeanyi Micheal Obinefo" w:date="2026-04-13T20:14:00Z" w16du:dateUtc="2026-04-14T00:14:00Z">
              <w:tcPr>
                <w:tcW w:w="4140" w:type="dxa"/>
              </w:tcPr>
            </w:tcPrChange>
          </w:tcPr>
          <w:p w14:paraId="287D9D68" w14:textId="1B174727" w:rsidR="006014CA" w:rsidRPr="00B75D92" w:rsidRDefault="006014CA" w:rsidP="006014CA">
            <w:pPr>
              <w:spacing w:line="240" w:lineRule="auto"/>
              <w:jc w:val="both"/>
              <w:rPr>
                <w:ins w:id="1503" w:author="Ifeanyi Micheal Obinefo" w:date="2026-04-13T19:58:00Z" w16du:dateUtc="2026-04-13T23:58:00Z"/>
                <w:rFonts w:ascii="Times New Roman" w:eastAsiaTheme="minorEastAsia" w:hAnsi="Times New Roman" w:cs="Times New Roman"/>
              </w:rPr>
            </w:pPr>
            <w:ins w:id="1504" w:author="Ifeanyi Micheal Obinefo" w:date="2026-04-13T20:14:00Z" w16du:dateUtc="2026-04-14T00:14:00Z">
              <w:r w:rsidRPr="00B75D92">
                <w:rPr>
                  <w:rFonts w:ascii="Times New Roman" w:eastAsiaTheme="minorEastAsia" w:hAnsi="Times New Roman" w:cs="Times New Roman"/>
                </w:rPr>
                <w:t>0.002*</w:t>
              </w:r>
            </w:ins>
          </w:p>
        </w:tc>
      </w:tr>
      <w:tr w:rsidR="006014CA" w:rsidRPr="00B75D92" w14:paraId="2C54F1DF" w14:textId="77777777" w:rsidTr="001F50E0">
        <w:tblPrEx>
          <w:tblW w:w="13338" w:type="dxa"/>
          <w:tblLayout w:type="fixed"/>
          <w:tblPrExChange w:id="1505" w:author="Ifeanyi Micheal Obinefo" w:date="2026-04-13T20:14:00Z" w16du:dateUtc="2026-04-14T00:14:00Z">
            <w:tblPrEx>
              <w:tblW w:w="13338" w:type="dxa"/>
              <w:tblLayout w:type="fixed"/>
            </w:tblPrEx>
          </w:tblPrExChange>
        </w:tblPrEx>
        <w:trPr>
          <w:ins w:id="1506" w:author="Ifeanyi Micheal Obinefo" w:date="2026-04-13T19:58:00Z" w16du:dateUtc="2026-04-13T23:58:00Z"/>
        </w:trPr>
        <w:tc>
          <w:tcPr>
            <w:tcW w:w="5058" w:type="dxa"/>
            <w:tcPrChange w:id="1507" w:author="Ifeanyi Micheal Obinefo" w:date="2026-04-13T20:14:00Z" w16du:dateUtc="2026-04-14T00:14:00Z">
              <w:tcPr>
                <w:tcW w:w="5058" w:type="dxa"/>
              </w:tcPr>
            </w:tcPrChange>
          </w:tcPr>
          <w:p w14:paraId="56570AA0" w14:textId="77777777" w:rsidR="006014CA" w:rsidRPr="00B75D92" w:rsidRDefault="006014CA" w:rsidP="006014CA">
            <w:pPr>
              <w:spacing w:line="240" w:lineRule="auto"/>
              <w:jc w:val="both"/>
              <w:rPr>
                <w:ins w:id="1508" w:author="Ifeanyi Micheal Obinefo" w:date="2026-04-13T19:58:00Z" w16du:dateUtc="2026-04-13T23:58:00Z"/>
                <w:rFonts w:ascii="Times New Roman" w:eastAsiaTheme="minorEastAsia" w:hAnsi="Times New Roman" w:cs="Times New Roman"/>
              </w:rPr>
            </w:pPr>
          </w:p>
        </w:tc>
        <w:tc>
          <w:tcPr>
            <w:tcW w:w="4140" w:type="dxa"/>
            <w:tcPrChange w:id="1509" w:author="Ifeanyi Micheal Obinefo" w:date="2026-04-13T20:14:00Z" w16du:dateUtc="2026-04-14T00:14:00Z">
              <w:tcPr>
                <w:tcW w:w="4140" w:type="dxa"/>
              </w:tcPr>
            </w:tcPrChange>
          </w:tcPr>
          <w:p w14:paraId="643F73DD" w14:textId="0CF1E41C" w:rsidR="006014CA" w:rsidRPr="00B75D92" w:rsidRDefault="006014CA" w:rsidP="006014CA">
            <w:pPr>
              <w:spacing w:line="240" w:lineRule="auto"/>
              <w:jc w:val="both"/>
              <w:rPr>
                <w:ins w:id="1510" w:author="Ifeanyi Micheal Obinefo" w:date="2026-04-13T19:58:00Z" w16du:dateUtc="2026-04-13T23:58:00Z"/>
                <w:rFonts w:ascii="Times New Roman" w:eastAsiaTheme="minorEastAsia" w:hAnsi="Times New Roman" w:cs="Times New Roman"/>
              </w:rPr>
            </w:pPr>
            <w:ins w:id="1511" w:author="Ifeanyi Micheal Obinefo" w:date="2026-04-13T20:14:00Z" w16du:dateUtc="2026-04-14T00:14:00Z">
              <w:r w:rsidRPr="00B75D92">
                <w:rPr>
                  <w:rFonts w:ascii="Times New Roman" w:eastAsiaTheme="minorEastAsia" w:hAnsi="Times New Roman" w:cs="Times New Roman"/>
                </w:rPr>
                <w:t>(0.00)</w:t>
              </w:r>
            </w:ins>
          </w:p>
        </w:tc>
        <w:tc>
          <w:tcPr>
            <w:tcW w:w="4140" w:type="dxa"/>
            <w:tcPrChange w:id="1512" w:author="Ifeanyi Micheal Obinefo" w:date="2026-04-13T20:14:00Z" w16du:dateUtc="2026-04-14T00:14:00Z">
              <w:tcPr>
                <w:tcW w:w="4140" w:type="dxa"/>
              </w:tcPr>
            </w:tcPrChange>
          </w:tcPr>
          <w:p w14:paraId="714CDA05" w14:textId="67116BEC" w:rsidR="006014CA" w:rsidRPr="00B75D92" w:rsidRDefault="006014CA" w:rsidP="006014CA">
            <w:pPr>
              <w:spacing w:line="240" w:lineRule="auto"/>
              <w:jc w:val="both"/>
              <w:rPr>
                <w:ins w:id="1513" w:author="Ifeanyi Micheal Obinefo" w:date="2026-04-13T19:58:00Z" w16du:dateUtc="2026-04-13T23:58:00Z"/>
                <w:rFonts w:ascii="Times New Roman" w:eastAsiaTheme="minorEastAsia" w:hAnsi="Times New Roman" w:cs="Times New Roman"/>
              </w:rPr>
            </w:pPr>
            <w:ins w:id="1514" w:author="Ifeanyi Micheal Obinefo" w:date="2026-04-13T20:14:00Z" w16du:dateUtc="2026-04-14T00:14:00Z">
              <w:r w:rsidRPr="00B75D92">
                <w:rPr>
                  <w:rFonts w:ascii="Times New Roman" w:eastAsiaTheme="minorEastAsia" w:hAnsi="Times New Roman" w:cs="Times New Roman"/>
                </w:rPr>
                <w:t>(0.00)</w:t>
              </w:r>
            </w:ins>
          </w:p>
        </w:tc>
      </w:tr>
      <w:tr w:rsidR="006014CA" w:rsidRPr="00B75D92" w14:paraId="3038893F" w14:textId="77777777" w:rsidTr="001F50E0">
        <w:tblPrEx>
          <w:tblW w:w="13338" w:type="dxa"/>
          <w:tblLayout w:type="fixed"/>
          <w:tblPrExChange w:id="1515" w:author="Ifeanyi Micheal Obinefo" w:date="2026-04-13T20:14:00Z" w16du:dateUtc="2026-04-14T00:14:00Z">
            <w:tblPrEx>
              <w:tblW w:w="13338" w:type="dxa"/>
              <w:tblLayout w:type="fixed"/>
            </w:tblPrEx>
          </w:tblPrExChange>
        </w:tblPrEx>
        <w:trPr>
          <w:ins w:id="1516" w:author="Ifeanyi Micheal Obinefo" w:date="2026-04-13T19:58:00Z" w16du:dateUtc="2026-04-13T23:58:00Z"/>
        </w:trPr>
        <w:tc>
          <w:tcPr>
            <w:tcW w:w="5058" w:type="dxa"/>
            <w:hideMark/>
            <w:tcPrChange w:id="1517" w:author="Ifeanyi Micheal Obinefo" w:date="2026-04-13T20:14:00Z" w16du:dateUtc="2026-04-14T00:14:00Z">
              <w:tcPr>
                <w:tcW w:w="5058" w:type="dxa"/>
                <w:hideMark/>
              </w:tcPr>
            </w:tcPrChange>
          </w:tcPr>
          <w:p w14:paraId="51CFBBD2" w14:textId="287CA7C2" w:rsidR="006014CA" w:rsidRPr="00B75D92" w:rsidRDefault="006014CA" w:rsidP="006014CA">
            <w:pPr>
              <w:spacing w:line="240" w:lineRule="auto"/>
              <w:jc w:val="both"/>
              <w:rPr>
                <w:ins w:id="1518" w:author="Ifeanyi Micheal Obinefo" w:date="2026-04-13T19:58:00Z" w16du:dateUtc="2026-04-13T23:58:00Z"/>
                <w:rFonts w:ascii="Times New Roman" w:eastAsiaTheme="minorEastAsia" w:hAnsi="Times New Roman" w:cs="Times New Roman"/>
              </w:rPr>
            </w:pPr>
            <w:ins w:id="1519" w:author="Ifeanyi Micheal Obinefo" w:date="2026-04-13T19:58:00Z" w16du:dateUtc="2026-04-13T23:58:00Z">
              <w:r w:rsidRPr="00B75D92">
                <w:rPr>
                  <w:rFonts w:ascii="Times New Roman" w:eastAsiaTheme="minorEastAsia" w:hAnsi="Times New Roman" w:cs="Times New Roman"/>
                </w:rPr>
                <w:t>Shock (=1 if experienced agricultural shock, etc)</w:t>
              </w:r>
            </w:ins>
          </w:p>
        </w:tc>
        <w:tc>
          <w:tcPr>
            <w:tcW w:w="4140" w:type="dxa"/>
            <w:tcPrChange w:id="1520" w:author="Ifeanyi Micheal Obinefo" w:date="2026-04-13T20:14:00Z" w16du:dateUtc="2026-04-14T00:14:00Z">
              <w:tcPr>
                <w:tcW w:w="4140" w:type="dxa"/>
              </w:tcPr>
            </w:tcPrChange>
          </w:tcPr>
          <w:p w14:paraId="29654FE4" w14:textId="7E60A7E5" w:rsidR="006014CA" w:rsidRPr="00B75D92" w:rsidRDefault="006014CA" w:rsidP="006014CA">
            <w:pPr>
              <w:spacing w:line="240" w:lineRule="auto"/>
              <w:jc w:val="both"/>
              <w:rPr>
                <w:ins w:id="1521" w:author="Ifeanyi Micheal Obinefo" w:date="2026-04-13T19:58:00Z" w16du:dateUtc="2026-04-13T23:58:00Z"/>
                <w:rFonts w:ascii="Times New Roman" w:eastAsiaTheme="minorEastAsia" w:hAnsi="Times New Roman" w:cs="Times New Roman"/>
              </w:rPr>
            </w:pPr>
            <w:ins w:id="1522" w:author="Ifeanyi Micheal Obinefo" w:date="2026-04-13T20:14:00Z" w16du:dateUtc="2026-04-14T00:14:00Z">
              <w:r w:rsidRPr="00B75D92">
                <w:rPr>
                  <w:rFonts w:ascii="Times New Roman" w:eastAsiaTheme="minorEastAsia" w:hAnsi="Times New Roman" w:cs="Times New Roman"/>
                </w:rPr>
                <w:t>-0.021**</w:t>
              </w:r>
            </w:ins>
          </w:p>
        </w:tc>
        <w:tc>
          <w:tcPr>
            <w:tcW w:w="4140" w:type="dxa"/>
            <w:tcPrChange w:id="1523" w:author="Ifeanyi Micheal Obinefo" w:date="2026-04-13T20:14:00Z" w16du:dateUtc="2026-04-14T00:14:00Z">
              <w:tcPr>
                <w:tcW w:w="4140" w:type="dxa"/>
              </w:tcPr>
            </w:tcPrChange>
          </w:tcPr>
          <w:p w14:paraId="2EB6A72F" w14:textId="4EDE43FA" w:rsidR="006014CA" w:rsidRPr="00B75D92" w:rsidRDefault="006014CA" w:rsidP="006014CA">
            <w:pPr>
              <w:spacing w:line="240" w:lineRule="auto"/>
              <w:jc w:val="both"/>
              <w:rPr>
                <w:ins w:id="1524" w:author="Ifeanyi Micheal Obinefo" w:date="2026-04-13T19:58:00Z" w16du:dateUtc="2026-04-13T23:58:00Z"/>
                <w:rFonts w:ascii="Times New Roman" w:eastAsiaTheme="minorEastAsia" w:hAnsi="Times New Roman" w:cs="Times New Roman"/>
              </w:rPr>
            </w:pPr>
            <w:ins w:id="1525" w:author="Ifeanyi Micheal Obinefo" w:date="2026-04-13T20:14:00Z" w16du:dateUtc="2026-04-14T00:14:00Z">
              <w:r w:rsidRPr="00B75D92">
                <w:rPr>
                  <w:rFonts w:ascii="Times New Roman" w:eastAsiaTheme="minorEastAsia" w:hAnsi="Times New Roman" w:cs="Times New Roman"/>
                </w:rPr>
                <w:t>-0.021*</w:t>
              </w:r>
            </w:ins>
          </w:p>
        </w:tc>
      </w:tr>
      <w:tr w:rsidR="006014CA" w:rsidRPr="00B75D92" w14:paraId="54BE12E5" w14:textId="77777777" w:rsidTr="001F50E0">
        <w:tblPrEx>
          <w:tblW w:w="13338" w:type="dxa"/>
          <w:tblLayout w:type="fixed"/>
          <w:tblPrExChange w:id="1526" w:author="Ifeanyi Micheal Obinefo" w:date="2026-04-13T20:14:00Z" w16du:dateUtc="2026-04-14T00:14:00Z">
            <w:tblPrEx>
              <w:tblW w:w="13338" w:type="dxa"/>
              <w:tblLayout w:type="fixed"/>
            </w:tblPrEx>
          </w:tblPrExChange>
        </w:tblPrEx>
        <w:trPr>
          <w:ins w:id="1527" w:author="Ifeanyi Micheal Obinefo" w:date="2026-04-13T19:58:00Z" w16du:dateUtc="2026-04-13T23:58:00Z"/>
        </w:trPr>
        <w:tc>
          <w:tcPr>
            <w:tcW w:w="5058" w:type="dxa"/>
            <w:tcPrChange w:id="1528" w:author="Ifeanyi Micheal Obinefo" w:date="2026-04-13T20:14:00Z" w16du:dateUtc="2026-04-14T00:14:00Z">
              <w:tcPr>
                <w:tcW w:w="5058" w:type="dxa"/>
              </w:tcPr>
            </w:tcPrChange>
          </w:tcPr>
          <w:p w14:paraId="03F60132" w14:textId="77777777" w:rsidR="006014CA" w:rsidRPr="00B75D92" w:rsidRDefault="006014CA" w:rsidP="006014CA">
            <w:pPr>
              <w:spacing w:line="240" w:lineRule="auto"/>
              <w:jc w:val="both"/>
              <w:rPr>
                <w:ins w:id="1529" w:author="Ifeanyi Micheal Obinefo" w:date="2026-04-13T19:58:00Z" w16du:dateUtc="2026-04-13T23:58:00Z"/>
                <w:rFonts w:ascii="Times New Roman" w:eastAsiaTheme="minorEastAsia" w:hAnsi="Times New Roman" w:cs="Times New Roman"/>
              </w:rPr>
            </w:pPr>
          </w:p>
        </w:tc>
        <w:tc>
          <w:tcPr>
            <w:tcW w:w="4140" w:type="dxa"/>
            <w:tcPrChange w:id="1530" w:author="Ifeanyi Micheal Obinefo" w:date="2026-04-13T20:14:00Z" w16du:dateUtc="2026-04-14T00:14:00Z">
              <w:tcPr>
                <w:tcW w:w="4140" w:type="dxa"/>
              </w:tcPr>
            </w:tcPrChange>
          </w:tcPr>
          <w:p w14:paraId="0F987D56" w14:textId="5D160622" w:rsidR="006014CA" w:rsidRPr="00B75D92" w:rsidRDefault="006014CA" w:rsidP="006014CA">
            <w:pPr>
              <w:spacing w:line="240" w:lineRule="auto"/>
              <w:jc w:val="both"/>
              <w:rPr>
                <w:ins w:id="1531" w:author="Ifeanyi Micheal Obinefo" w:date="2026-04-13T19:58:00Z" w16du:dateUtc="2026-04-13T23:58:00Z"/>
                <w:rFonts w:ascii="Times New Roman" w:eastAsiaTheme="minorEastAsia" w:hAnsi="Times New Roman" w:cs="Times New Roman"/>
              </w:rPr>
            </w:pPr>
            <w:ins w:id="1532" w:author="Ifeanyi Micheal Obinefo" w:date="2026-04-13T20:14:00Z" w16du:dateUtc="2026-04-14T00:14:00Z">
              <w:r w:rsidRPr="00B75D92">
                <w:rPr>
                  <w:rFonts w:ascii="Times New Roman" w:eastAsiaTheme="minorEastAsia" w:hAnsi="Times New Roman" w:cs="Times New Roman"/>
                </w:rPr>
                <w:t>(0.00)</w:t>
              </w:r>
            </w:ins>
          </w:p>
        </w:tc>
        <w:tc>
          <w:tcPr>
            <w:tcW w:w="4140" w:type="dxa"/>
            <w:tcPrChange w:id="1533" w:author="Ifeanyi Micheal Obinefo" w:date="2026-04-13T20:14:00Z" w16du:dateUtc="2026-04-14T00:14:00Z">
              <w:tcPr>
                <w:tcW w:w="4140" w:type="dxa"/>
              </w:tcPr>
            </w:tcPrChange>
          </w:tcPr>
          <w:p w14:paraId="680CF91F" w14:textId="3FE2A0FE" w:rsidR="006014CA" w:rsidRPr="00B75D92" w:rsidRDefault="006014CA" w:rsidP="006014CA">
            <w:pPr>
              <w:spacing w:line="240" w:lineRule="auto"/>
              <w:jc w:val="both"/>
              <w:rPr>
                <w:ins w:id="1534" w:author="Ifeanyi Micheal Obinefo" w:date="2026-04-13T19:58:00Z" w16du:dateUtc="2026-04-13T23:58:00Z"/>
                <w:rFonts w:ascii="Times New Roman" w:eastAsiaTheme="minorEastAsia" w:hAnsi="Times New Roman" w:cs="Times New Roman"/>
              </w:rPr>
            </w:pPr>
            <w:ins w:id="1535" w:author="Ifeanyi Micheal Obinefo" w:date="2026-04-13T20:14:00Z" w16du:dateUtc="2026-04-14T00:14:00Z">
              <w:r w:rsidRPr="00B75D92">
                <w:rPr>
                  <w:rFonts w:ascii="Times New Roman" w:eastAsiaTheme="minorEastAsia" w:hAnsi="Times New Roman" w:cs="Times New Roman"/>
                </w:rPr>
                <w:t>(0.00)</w:t>
              </w:r>
            </w:ins>
          </w:p>
        </w:tc>
      </w:tr>
      <w:tr w:rsidR="006014CA" w:rsidRPr="00B75D92" w14:paraId="6118D294" w14:textId="77777777" w:rsidTr="00556932">
        <w:trPr>
          <w:ins w:id="1536" w:author="Ifeanyi Micheal Obinefo" w:date="2026-04-13T19:58:00Z" w16du:dateUtc="2026-04-13T23:58:00Z"/>
        </w:trPr>
        <w:tc>
          <w:tcPr>
            <w:tcW w:w="5058" w:type="dxa"/>
            <w:tcBorders>
              <w:top w:val="single" w:sz="4" w:space="0" w:color="auto"/>
              <w:left w:val="nil"/>
              <w:bottom w:val="nil"/>
              <w:right w:val="nil"/>
            </w:tcBorders>
            <w:hideMark/>
          </w:tcPr>
          <w:p w14:paraId="1AE7C5F8" w14:textId="77777777" w:rsidR="006014CA" w:rsidRPr="00B75D92" w:rsidRDefault="006014CA" w:rsidP="006014CA">
            <w:pPr>
              <w:spacing w:line="240" w:lineRule="auto"/>
              <w:jc w:val="both"/>
              <w:rPr>
                <w:ins w:id="1537" w:author="Ifeanyi Micheal Obinefo" w:date="2026-04-13T19:58:00Z" w16du:dateUtc="2026-04-13T23:58:00Z"/>
                <w:rFonts w:ascii="Times New Roman" w:eastAsiaTheme="minorEastAsia" w:hAnsi="Times New Roman" w:cs="Times New Roman"/>
              </w:rPr>
            </w:pPr>
            <w:ins w:id="1538" w:author="Ifeanyi Micheal Obinefo" w:date="2026-04-13T19:58:00Z" w16du:dateUtc="2026-04-13T23:58:00Z">
              <w:r w:rsidRPr="00B75D92">
                <w:rPr>
                  <w:rFonts w:ascii="Times New Roman" w:eastAsiaTheme="minorEastAsia" w:hAnsi="Times New Roman" w:cs="Times New Roman"/>
                </w:rPr>
                <w:t>Year FE</w:t>
              </w:r>
            </w:ins>
          </w:p>
        </w:tc>
        <w:tc>
          <w:tcPr>
            <w:tcW w:w="4140" w:type="dxa"/>
            <w:tcBorders>
              <w:top w:val="single" w:sz="4" w:space="0" w:color="auto"/>
              <w:left w:val="nil"/>
              <w:bottom w:val="nil"/>
              <w:right w:val="nil"/>
            </w:tcBorders>
            <w:hideMark/>
          </w:tcPr>
          <w:p w14:paraId="48A2685A" w14:textId="654A7524" w:rsidR="006014CA" w:rsidRPr="00B75D92" w:rsidRDefault="006014CA" w:rsidP="006014CA">
            <w:pPr>
              <w:spacing w:line="240" w:lineRule="auto"/>
              <w:jc w:val="both"/>
              <w:rPr>
                <w:ins w:id="1539" w:author="Ifeanyi Micheal Obinefo" w:date="2026-04-13T19:58:00Z" w16du:dateUtc="2026-04-13T23:58:00Z"/>
                <w:rFonts w:ascii="Times New Roman" w:eastAsiaTheme="minorEastAsia" w:hAnsi="Times New Roman" w:cs="Times New Roman"/>
              </w:rPr>
            </w:pPr>
            <w:ins w:id="1540" w:author="Ifeanyi Micheal Obinefo" w:date="2026-04-13T20:09:00Z" w16du:dateUtc="2026-04-14T00:09:00Z">
              <w:r w:rsidRPr="00B75D92">
                <w:rPr>
                  <w:rFonts w:ascii="Times New Roman" w:eastAsiaTheme="minorEastAsia" w:hAnsi="Times New Roman" w:cs="Times New Roman"/>
                </w:rPr>
                <w:t>YES</w:t>
              </w:r>
            </w:ins>
          </w:p>
        </w:tc>
        <w:tc>
          <w:tcPr>
            <w:tcW w:w="4140" w:type="dxa"/>
            <w:tcBorders>
              <w:top w:val="single" w:sz="4" w:space="0" w:color="auto"/>
              <w:left w:val="nil"/>
              <w:bottom w:val="nil"/>
              <w:right w:val="nil"/>
            </w:tcBorders>
          </w:tcPr>
          <w:p w14:paraId="198A1373" w14:textId="7894AF33" w:rsidR="006014CA" w:rsidRPr="00B75D92" w:rsidRDefault="006014CA" w:rsidP="006014CA">
            <w:pPr>
              <w:spacing w:line="240" w:lineRule="auto"/>
              <w:jc w:val="both"/>
              <w:rPr>
                <w:ins w:id="1541" w:author="Ifeanyi Micheal Obinefo" w:date="2026-04-13T19:58:00Z" w16du:dateUtc="2026-04-13T23:58:00Z"/>
                <w:rFonts w:ascii="Times New Roman" w:eastAsiaTheme="minorEastAsia" w:hAnsi="Times New Roman" w:cs="Times New Roman"/>
              </w:rPr>
            </w:pPr>
            <w:ins w:id="1542" w:author="Ifeanyi Micheal Obinefo" w:date="2026-04-13T20:09:00Z" w16du:dateUtc="2026-04-14T00:09:00Z">
              <w:r w:rsidRPr="00B75D92">
                <w:rPr>
                  <w:rFonts w:ascii="Times New Roman" w:eastAsiaTheme="minorEastAsia" w:hAnsi="Times New Roman" w:cs="Times New Roman"/>
                </w:rPr>
                <w:t>YES</w:t>
              </w:r>
            </w:ins>
          </w:p>
        </w:tc>
      </w:tr>
      <w:tr w:rsidR="006014CA" w:rsidRPr="00B75D92" w14:paraId="1FA627C3" w14:textId="77777777" w:rsidTr="00556932">
        <w:trPr>
          <w:ins w:id="1543" w:author="Ifeanyi Micheal Obinefo" w:date="2026-04-13T19:58:00Z" w16du:dateUtc="2026-04-13T23:58:00Z"/>
        </w:trPr>
        <w:tc>
          <w:tcPr>
            <w:tcW w:w="5058" w:type="dxa"/>
            <w:hideMark/>
          </w:tcPr>
          <w:p w14:paraId="105373A0" w14:textId="77777777" w:rsidR="006014CA" w:rsidRPr="00B75D92" w:rsidRDefault="006014CA" w:rsidP="006014CA">
            <w:pPr>
              <w:spacing w:line="240" w:lineRule="auto"/>
              <w:jc w:val="both"/>
              <w:rPr>
                <w:ins w:id="1544" w:author="Ifeanyi Micheal Obinefo" w:date="2026-04-13T19:58:00Z" w16du:dateUtc="2026-04-13T23:58:00Z"/>
                <w:rFonts w:ascii="Times New Roman" w:eastAsiaTheme="minorEastAsia" w:hAnsi="Times New Roman" w:cs="Times New Roman"/>
              </w:rPr>
            </w:pPr>
            <w:ins w:id="1545" w:author="Ifeanyi Micheal Obinefo" w:date="2026-04-13T19:58:00Z" w16du:dateUtc="2026-04-13T23:58:00Z">
              <w:r w:rsidRPr="00B75D92">
                <w:rPr>
                  <w:rFonts w:ascii="Times New Roman" w:eastAsiaTheme="minorEastAsia" w:hAnsi="Times New Roman" w:cs="Times New Roman"/>
                </w:rPr>
                <w:t>Village FE</w:t>
              </w:r>
            </w:ins>
          </w:p>
        </w:tc>
        <w:tc>
          <w:tcPr>
            <w:tcW w:w="4140" w:type="dxa"/>
            <w:hideMark/>
          </w:tcPr>
          <w:p w14:paraId="6C877E44" w14:textId="7519FB28" w:rsidR="006014CA" w:rsidRPr="00B75D92" w:rsidRDefault="006014CA" w:rsidP="006014CA">
            <w:pPr>
              <w:spacing w:line="240" w:lineRule="auto"/>
              <w:jc w:val="both"/>
              <w:rPr>
                <w:ins w:id="1546" w:author="Ifeanyi Micheal Obinefo" w:date="2026-04-13T19:58:00Z" w16du:dateUtc="2026-04-13T23:58:00Z"/>
                <w:rFonts w:ascii="Times New Roman" w:eastAsiaTheme="minorEastAsia" w:hAnsi="Times New Roman" w:cs="Times New Roman"/>
              </w:rPr>
            </w:pPr>
            <w:ins w:id="1547" w:author="Ifeanyi Micheal Obinefo" w:date="2026-04-13T20:09:00Z" w16du:dateUtc="2026-04-14T00:09:00Z">
              <w:r w:rsidRPr="00B75D92">
                <w:rPr>
                  <w:rFonts w:ascii="Times New Roman" w:eastAsiaTheme="minorEastAsia" w:hAnsi="Times New Roman" w:cs="Times New Roman"/>
                </w:rPr>
                <w:t>YES</w:t>
              </w:r>
            </w:ins>
          </w:p>
        </w:tc>
        <w:tc>
          <w:tcPr>
            <w:tcW w:w="4140" w:type="dxa"/>
          </w:tcPr>
          <w:p w14:paraId="2503D8F0" w14:textId="7B123B3F" w:rsidR="006014CA" w:rsidRPr="00B75D92" w:rsidRDefault="006014CA" w:rsidP="006014CA">
            <w:pPr>
              <w:spacing w:line="240" w:lineRule="auto"/>
              <w:jc w:val="both"/>
              <w:rPr>
                <w:ins w:id="1548" w:author="Ifeanyi Micheal Obinefo" w:date="2026-04-13T19:58:00Z" w16du:dateUtc="2026-04-13T23:58:00Z"/>
                <w:rFonts w:ascii="Times New Roman" w:eastAsiaTheme="minorEastAsia" w:hAnsi="Times New Roman" w:cs="Times New Roman"/>
              </w:rPr>
            </w:pPr>
            <w:ins w:id="1549" w:author="Ifeanyi Micheal Obinefo" w:date="2026-04-13T20:09:00Z" w16du:dateUtc="2026-04-14T00:09:00Z">
              <w:r w:rsidRPr="00B75D92">
                <w:rPr>
                  <w:rFonts w:ascii="Times New Roman" w:eastAsiaTheme="minorEastAsia" w:hAnsi="Times New Roman" w:cs="Times New Roman"/>
                </w:rPr>
                <w:t>YES</w:t>
              </w:r>
            </w:ins>
          </w:p>
        </w:tc>
      </w:tr>
      <w:tr w:rsidR="006014CA" w:rsidRPr="00B75D92" w14:paraId="2BE23695" w14:textId="77777777" w:rsidTr="00556932">
        <w:trPr>
          <w:ins w:id="1550" w:author="Ifeanyi Micheal Obinefo" w:date="2026-04-13T19:58:00Z" w16du:dateUtc="2026-04-13T23:58:00Z"/>
        </w:trPr>
        <w:tc>
          <w:tcPr>
            <w:tcW w:w="5058" w:type="dxa"/>
            <w:hideMark/>
          </w:tcPr>
          <w:p w14:paraId="44501CA3" w14:textId="77777777" w:rsidR="006014CA" w:rsidRPr="00B75D92" w:rsidRDefault="006014CA" w:rsidP="006014CA">
            <w:pPr>
              <w:spacing w:line="240" w:lineRule="auto"/>
              <w:jc w:val="both"/>
              <w:rPr>
                <w:ins w:id="1551" w:author="Ifeanyi Micheal Obinefo" w:date="2026-04-13T19:58:00Z" w16du:dateUtc="2026-04-13T23:58:00Z"/>
                <w:rFonts w:ascii="Times New Roman" w:eastAsiaTheme="minorEastAsia" w:hAnsi="Times New Roman" w:cs="Times New Roman"/>
              </w:rPr>
            </w:pPr>
            <w:ins w:id="1552" w:author="Ifeanyi Micheal Obinefo" w:date="2026-04-13T19:58:00Z" w16du:dateUtc="2026-04-13T23:58:00Z">
              <w:r w:rsidRPr="00B75D92">
                <w:rPr>
                  <w:rFonts w:ascii="Times New Roman" w:eastAsiaTheme="minorEastAsia" w:hAnsi="Times New Roman" w:cs="Times New Roman"/>
                </w:rPr>
                <w:t>R-Squared</w:t>
              </w:r>
            </w:ins>
          </w:p>
        </w:tc>
        <w:tc>
          <w:tcPr>
            <w:tcW w:w="4140" w:type="dxa"/>
            <w:hideMark/>
          </w:tcPr>
          <w:p w14:paraId="506766EA" w14:textId="23EBFFEA" w:rsidR="006014CA" w:rsidRPr="00B75D92" w:rsidRDefault="006014CA" w:rsidP="006014CA">
            <w:pPr>
              <w:spacing w:line="240" w:lineRule="auto"/>
              <w:jc w:val="both"/>
              <w:rPr>
                <w:ins w:id="1553" w:author="Ifeanyi Micheal Obinefo" w:date="2026-04-13T19:58:00Z" w16du:dateUtc="2026-04-13T23:58:00Z"/>
                <w:rFonts w:ascii="Times New Roman" w:eastAsiaTheme="minorEastAsia" w:hAnsi="Times New Roman" w:cs="Times New Roman"/>
              </w:rPr>
            </w:pPr>
            <w:ins w:id="1554" w:author="Ifeanyi Micheal Obinefo" w:date="2026-04-13T20:09:00Z" w16du:dateUtc="2026-04-14T00:09:00Z">
              <w:r w:rsidRPr="00B75D92">
                <w:rPr>
                  <w:rFonts w:ascii="Times New Roman" w:eastAsiaTheme="minorEastAsia" w:hAnsi="Times New Roman" w:cs="Times New Roman"/>
                </w:rPr>
                <w:t>0.26</w:t>
              </w:r>
            </w:ins>
          </w:p>
        </w:tc>
        <w:tc>
          <w:tcPr>
            <w:tcW w:w="4140" w:type="dxa"/>
          </w:tcPr>
          <w:p w14:paraId="29E406B6" w14:textId="0577ECAE" w:rsidR="006014CA" w:rsidRPr="00B75D92" w:rsidRDefault="006014CA" w:rsidP="006014CA">
            <w:pPr>
              <w:spacing w:line="240" w:lineRule="auto"/>
              <w:jc w:val="both"/>
              <w:rPr>
                <w:ins w:id="1555" w:author="Ifeanyi Micheal Obinefo" w:date="2026-04-13T19:58:00Z" w16du:dateUtc="2026-04-13T23:58:00Z"/>
                <w:rFonts w:ascii="Times New Roman" w:eastAsiaTheme="minorEastAsia" w:hAnsi="Times New Roman" w:cs="Times New Roman"/>
              </w:rPr>
            </w:pPr>
            <w:ins w:id="1556" w:author="Ifeanyi Micheal Obinefo" w:date="2026-04-13T20:09:00Z" w16du:dateUtc="2026-04-14T00:09:00Z">
              <w:r w:rsidRPr="00B75D92">
                <w:rPr>
                  <w:rFonts w:ascii="Times New Roman" w:eastAsiaTheme="minorEastAsia" w:hAnsi="Times New Roman" w:cs="Times New Roman"/>
                </w:rPr>
                <w:t>0.26</w:t>
              </w:r>
            </w:ins>
          </w:p>
        </w:tc>
      </w:tr>
      <w:tr w:rsidR="006014CA" w:rsidRPr="00B75D92" w14:paraId="1E8D0B98" w14:textId="77777777" w:rsidTr="00556932">
        <w:trPr>
          <w:ins w:id="1557" w:author="Ifeanyi Micheal Obinefo" w:date="2026-04-13T19:58:00Z" w16du:dateUtc="2026-04-13T23:58:00Z"/>
        </w:trPr>
        <w:tc>
          <w:tcPr>
            <w:tcW w:w="5058" w:type="dxa"/>
            <w:tcBorders>
              <w:top w:val="nil"/>
              <w:left w:val="nil"/>
              <w:bottom w:val="single" w:sz="4" w:space="0" w:color="auto"/>
              <w:right w:val="nil"/>
            </w:tcBorders>
            <w:hideMark/>
          </w:tcPr>
          <w:p w14:paraId="2054AA07" w14:textId="77777777" w:rsidR="006014CA" w:rsidRPr="00B75D92" w:rsidRDefault="006014CA" w:rsidP="006014CA">
            <w:pPr>
              <w:spacing w:line="240" w:lineRule="auto"/>
              <w:jc w:val="both"/>
              <w:rPr>
                <w:ins w:id="1558" w:author="Ifeanyi Micheal Obinefo" w:date="2026-04-13T19:58:00Z" w16du:dateUtc="2026-04-13T23:58:00Z"/>
                <w:rFonts w:ascii="Times New Roman" w:eastAsiaTheme="minorEastAsia" w:hAnsi="Times New Roman" w:cs="Times New Roman"/>
              </w:rPr>
            </w:pPr>
            <w:ins w:id="1559" w:author="Ifeanyi Micheal Obinefo" w:date="2026-04-13T19:58:00Z" w16du:dateUtc="2026-04-13T23:58:00Z">
              <w:r w:rsidRPr="00B75D92">
                <w:rPr>
                  <w:rFonts w:ascii="Times New Roman" w:eastAsiaTheme="minorEastAsia" w:hAnsi="Times New Roman" w:cs="Times New Roman"/>
                </w:rPr>
                <w:t>Observations</w:t>
              </w:r>
            </w:ins>
          </w:p>
        </w:tc>
        <w:tc>
          <w:tcPr>
            <w:tcW w:w="4140" w:type="dxa"/>
            <w:tcBorders>
              <w:top w:val="nil"/>
              <w:left w:val="nil"/>
              <w:bottom w:val="single" w:sz="4" w:space="0" w:color="auto"/>
              <w:right w:val="nil"/>
            </w:tcBorders>
            <w:hideMark/>
          </w:tcPr>
          <w:p w14:paraId="6B0B9559" w14:textId="2E3206E8" w:rsidR="006014CA" w:rsidRPr="00B75D92" w:rsidRDefault="00BF457A" w:rsidP="006014CA">
            <w:pPr>
              <w:spacing w:line="240" w:lineRule="auto"/>
              <w:jc w:val="both"/>
              <w:rPr>
                <w:ins w:id="1560" w:author="Ifeanyi Micheal Obinefo" w:date="2026-04-13T19:58:00Z" w16du:dateUtc="2026-04-13T23:58:00Z"/>
                <w:rFonts w:ascii="Times New Roman" w:eastAsiaTheme="minorEastAsia" w:hAnsi="Times New Roman" w:cs="Times New Roman"/>
              </w:rPr>
            </w:pPr>
            <w:ins w:id="1561" w:author="Ifeanyi Micheal Obinefo" w:date="2026-04-13T20:15:00Z" w16du:dateUtc="2026-04-14T00:15:00Z">
              <w:r>
                <w:rPr>
                  <w:rFonts w:ascii="Times New Roman" w:eastAsiaTheme="minorEastAsia" w:hAnsi="Times New Roman" w:cs="Times New Roman"/>
                </w:rPr>
                <w:t>1,868</w:t>
              </w:r>
            </w:ins>
          </w:p>
        </w:tc>
        <w:tc>
          <w:tcPr>
            <w:tcW w:w="4140" w:type="dxa"/>
            <w:tcBorders>
              <w:top w:val="nil"/>
              <w:left w:val="nil"/>
              <w:bottom w:val="single" w:sz="4" w:space="0" w:color="auto"/>
              <w:right w:val="nil"/>
            </w:tcBorders>
          </w:tcPr>
          <w:p w14:paraId="366D6A20" w14:textId="5DB16017" w:rsidR="006014CA" w:rsidRDefault="008D3067" w:rsidP="006014CA">
            <w:pPr>
              <w:spacing w:line="240" w:lineRule="auto"/>
              <w:jc w:val="both"/>
              <w:rPr>
                <w:ins w:id="1562" w:author="Ifeanyi Micheal Obinefo" w:date="2026-04-13T19:58:00Z" w16du:dateUtc="2026-04-13T23:58:00Z"/>
                <w:rFonts w:ascii="Times New Roman" w:eastAsiaTheme="minorEastAsia" w:hAnsi="Times New Roman" w:cs="Times New Roman"/>
              </w:rPr>
            </w:pPr>
            <w:ins w:id="1563" w:author="Ifeanyi Micheal Obinefo" w:date="2026-04-13T20:15:00Z" w16du:dateUtc="2026-04-14T00:15:00Z">
              <w:r>
                <w:rPr>
                  <w:rFonts w:ascii="Times New Roman" w:eastAsiaTheme="minorEastAsia" w:hAnsi="Times New Roman" w:cs="Times New Roman"/>
                </w:rPr>
                <w:t>1,</w:t>
              </w:r>
              <w:r w:rsidR="008C4204">
                <w:rPr>
                  <w:rFonts w:ascii="Times New Roman" w:eastAsiaTheme="minorEastAsia" w:hAnsi="Times New Roman" w:cs="Times New Roman"/>
                </w:rPr>
                <w:t>467</w:t>
              </w:r>
            </w:ins>
          </w:p>
        </w:tc>
      </w:tr>
    </w:tbl>
    <w:p w14:paraId="5FED19F2" w14:textId="77777777" w:rsidR="00E25610" w:rsidRPr="00B75D92" w:rsidRDefault="00E25610" w:rsidP="00E25610">
      <w:pPr>
        <w:spacing w:line="240" w:lineRule="auto"/>
        <w:jc w:val="both"/>
        <w:rPr>
          <w:ins w:id="1564" w:author="Ifeanyi Micheal Obinefo" w:date="2026-04-13T20:14:00Z" w16du:dateUtc="2026-04-14T00:14:00Z"/>
          <w:rFonts w:ascii="Times New Roman" w:eastAsiaTheme="minorEastAsia" w:hAnsi="Times New Roman" w:cs="Times New Roman"/>
        </w:rPr>
      </w:pPr>
      <w:ins w:id="1565" w:author="Ifeanyi Micheal Obinefo" w:date="2026-04-13T20:14:00Z" w16du:dateUtc="2026-04-14T00:14:00Z">
        <w:r w:rsidRPr="00B75D92">
          <w:rPr>
            <w:rFonts w:ascii="Times New Roman" w:eastAsiaTheme="minorEastAsia" w:hAnsi="Times New Roman" w:cs="Times New Roman"/>
          </w:rPr>
          <w:t>Source: Authors’ estimations from the LSMS-ISA data.</w:t>
        </w:r>
      </w:ins>
    </w:p>
    <w:p w14:paraId="26093B5F" w14:textId="77777777" w:rsidR="00E25610" w:rsidRPr="00B75D92" w:rsidRDefault="00E25610" w:rsidP="00E25610">
      <w:pPr>
        <w:spacing w:line="240" w:lineRule="auto"/>
        <w:jc w:val="both"/>
        <w:rPr>
          <w:ins w:id="1566" w:author="Ifeanyi Micheal Obinefo" w:date="2026-04-13T20:14:00Z" w16du:dateUtc="2026-04-14T00:14:00Z"/>
          <w:rFonts w:ascii="Times New Roman" w:eastAsiaTheme="minorEastAsia" w:hAnsi="Times New Roman" w:cs="Times New Roman"/>
        </w:rPr>
      </w:pPr>
      <w:ins w:id="1567" w:author="Ifeanyi Micheal Obinefo" w:date="2026-04-13T20:14:00Z" w16du:dateUtc="2026-04-14T00:14:00Z">
        <w:r w:rsidRPr="00B75D92">
          <w:rPr>
            <w:rFonts w:ascii="Times New Roman" w:eastAsiaTheme="minorEastAsia" w:hAnsi="Times New Roman" w:cs="Times New Roman"/>
          </w:rPr>
          <w:t>*** p&lt;0.01, ** p&lt;0.05, * p&lt;0.1.</w:t>
        </w:r>
      </w:ins>
    </w:p>
    <w:p w14:paraId="346A8862" w14:textId="77777777" w:rsidR="00590FE1" w:rsidRDefault="00590FE1">
      <w:pPr>
        <w:spacing w:line="240" w:lineRule="auto"/>
        <w:jc w:val="both"/>
        <w:rPr>
          <w:ins w:id="1568" w:author="Ifeanyi Micheal Obinefo" w:date="2026-04-13T12:20:00Z" w16du:dateUtc="2026-04-13T16:20:00Z"/>
          <w:rFonts w:ascii="Times New Roman" w:eastAsiaTheme="minorEastAsia" w:hAnsi="Times New Roman" w:cs="Times New Roman"/>
        </w:rPr>
      </w:pPr>
    </w:p>
    <w:p w14:paraId="349C204F" w14:textId="77777777" w:rsidR="00585480" w:rsidRDefault="00585480">
      <w:pPr>
        <w:spacing w:line="240" w:lineRule="auto"/>
        <w:jc w:val="both"/>
        <w:rPr>
          <w:ins w:id="1569" w:author="Ifeanyi Micheal Obinefo" w:date="2026-04-13T19:59:00Z" w16du:dateUtc="2026-04-13T23:59:00Z"/>
          <w:rFonts w:ascii="Times New Roman" w:eastAsiaTheme="minorEastAsia" w:hAnsi="Times New Roman" w:cs="Times New Roman"/>
        </w:rPr>
      </w:pPr>
    </w:p>
    <w:p w14:paraId="241D8951" w14:textId="77777777" w:rsidR="00CD22C0" w:rsidRDefault="00CD22C0">
      <w:pPr>
        <w:spacing w:line="240" w:lineRule="auto"/>
        <w:jc w:val="both"/>
        <w:rPr>
          <w:ins w:id="1570" w:author="Ifeanyi Micheal Obinefo" w:date="2026-04-13T19:59:00Z" w16du:dateUtc="2026-04-13T23:59:00Z"/>
          <w:rFonts w:ascii="Times New Roman" w:eastAsiaTheme="minorEastAsia" w:hAnsi="Times New Roman" w:cs="Times New Roman"/>
        </w:rPr>
      </w:pPr>
    </w:p>
    <w:p w14:paraId="16596F9E" w14:textId="77777777" w:rsidR="00CD22C0" w:rsidRDefault="00CD22C0">
      <w:pPr>
        <w:spacing w:line="240" w:lineRule="auto"/>
        <w:jc w:val="both"/>
        <w:rPr>
          <w:ins w:id="1571" w:author="Ifeanyi Micheal Obinefo" w:date="2026-04-13T19:59:00Z" w16du:dateUtc="2026-04-13T23:59:00Z"/>
          <w:rFonts w:ascii="Times New Roman" w:eastAsiaTheme="minorEastAsia" w:hAnsi="Times New Roman" w:cs="Times New Roman"/>
        </w:rPr>
      </w:pPr>
    </w:p>
    <w:p w14:paraId="4746DC66" w14:textId="77777777" w:rsidR="00CD22C0" w:rsidRDefault="00CD22C0">
      <w:pPr>
        <w:spacing w:line="240" w:lineRule="auto"/>
        <w:jc w:val="both"/>
        <w:rPr>
          <w:ins w:id="1572" w:author="Ifeanyi Micheal Obinefo" w:date="2026-04-13T20:14:00Z" w16du:dateUtc="2026-04-14T00:14:00Z"/>
          <w:rFonts w:ascii="Times New Roman" w:eastAsiaTheme="minorEastAsia" w:hAnsi="Times New Roman" w:cs="Times New Roman"/>
        </w:rPr>
      </w:pPr>
    </w:p>
    <w:p w14:paraId="416EFB3B" w14:textId="77777777" w:rsidR="00D6483A" w:rsidRDefault="00D6483A">
      <w:pPr>
        <w:spacing w:line="240" w:lineRule="auto"/>
        <w:jc w:val="both"/>
        <w:rPr>
          <w:ins w:id="1573" w:author="Ifeanyi Micheal Obinefo" w:date="2026-04-13T12:20:00Z" w16du:dateUtc="2026-04-13T16:20:00Z"/>
          <w:rFonts w:ascii="Times New Roman" w:eastAsiaTheme="minorEastAsia" w:hAnsi="Times New Roman" w:cs="Times New Roman"/>
        </w:rPr>
      </w:pPr>
    </w:p>
    <w:p w14:paraId="7F30877F" w14:textId="77777777" w:rsidR="00585480" w:rsidRDefault="00585480">
      <w:pPr>
        <w:spacing w:line="240" w:lineRule="auto"/>
        <w:jc w:val="both"/>
        <w:rPr>
          <w:ins w:id="1574" w:author="Ifeanyi Micheal Obinefo" w:date="2026-04-13T12:20:00Z" w16du:dateUtc="2026-04-13T16:20:00Z"/>
          <w:rFonts w:ascii="Times New Roman" w:eastAsiaTheme="minorEastAsia" w:hAnsi="Times New Roman" w:cs="Times New Roman"/>
        </w:rPr>
      </w:pPr>
    </w:p>
    <w:p w14:paraId="7763A688" w14:textId="2D0C43E7" w:rsidR="00585480" w:rsidRPr="00237BB8" w:rsidRDefault="00585480">
      <w:pPr>
        <w:spacing w:line="240" w:lineRule="auto"/>
        <w:jc w:val="center"/>
        <w:rPr>
          <w:ins w:id="1575" w:author="Ifeanyi Micheal Obinefo" w:date="2026-04-13T12:20:00Z" w16du:dateUtc="2026-04-13T16:20:00Z"/>
          <w:rFonts w:ascii="Times New Roman" w:eastAsiaTheme="minorEastAsia" w:hAnsi="Times New Roman" w:cs="Times New Roman"/>
          <w:b/>
          <w:bCs/>
          <w:rPrChange w:id="1576" w:author="Ifeanyi Micheal Obinefo" w:date="2026-04-13T19:41:00Z" w16du:dateUtc="2026-04-13T23:41:00Z">
            <w:rPr>
              <w:ins w:id="1577" w:author="Ifeanyi Micheal Obinefo" w:date="2026-04-13T12:20:00Z" w16du:dateUtc="2026-04-13T16:20:00Z"/>
              <w:rFonts w:ascii="Times New Roman" w:eastAsiaTheme="minorEastAsia" w:hAnsi="Times New Roman" w:cs="Times New Roman"/>
            </w:rPr>
          </w:rPrChange>
        </w:rPr>
        <w:pPrChange w:id="1578" w:author="Ifeanyi Micheal Obinefo" w:date="2026-04-13T19:41:00Z" w16du:dateUtc="2026-04-13T23:41:00Z">
          <w:pPr>
            <w:spacing w:line="240" w:lineRule="auto"/>
            <w:jc w:val="both"/>
          </w:pPr>
        </w:pPrChange>
      </w:pPr>
      <w:ins w:id="1579" w:author="Ifeanyi Micheal Obinefo" w:date="2026-04-13T12:20:00Z" w16du:dateUtc="2026-04-13T16:20:00Z">
        <w:r w:rsidRPr="00237BB8">
          <w:rPr>
            <w:rFonts w:ascii="Times New Roman" w:eastAsiaTheme="minorEastAsia" w:hAnsi="Times New Roman" w:cs="Times New Roman"/>
            <w:b/>
            <w:bCs/>
            <w:rPrChange w:id="1580" w:author="Ifeanyi Micheal Obinefo" w:date="2026-04-13T19:41:00Z" w16du:dateUtc="2026-04-13T23:41:00Z">
              <w:rPr>
                <w:rFonts w:ascii="Times New Roman" w:eastAsiaTheme="minorEastAsia" w:hAnsi="Times New Roman" w:cs="Times New Roman"/>
              </w:rPr>
            </w:rPrChange>
          </w:rPr>
          <w:t>5.0 CONCLUSION</w:t>
        </w:r>
      </w:ins>
    </w:p>
    <w:p w14:paraId="197714D7" w14:textId="77777777" w:rsidR="00FA5240" w:rsidRDefault="00FA5240">
      <w:pPr>
        <w:spacing w:line="240" w:lineRule="auto"/>
        <w:jc w:val="both"/>
        <w:rPr>
          <w:ins w:id="1581" w:author="Ifeanyi Micheal Obinefo" w:date="2026-04-13T19:41:00Z" w16du:dateUtc="2026-04-13T23:41:00Z"/>
          <w:rFonts w:ascii="Times New Roman" w:eastAsiaTheme="minorEastAsia" w:hAnsi="Times New Roman" w:cs="Times New Roman"/>
        </w:rPr>
      </w:pPr>
    </w:p>
    <w:p w14:paraId="142823D9" w14:textId="77777777" w:rsidR="001E59DD" w:rsidRDefault="001E59DD">
      <w:pPr>
        <w:spacing w:line="240" w:lineRule="auto"/>
        <w:jc w:val="both"/>
        <w:rPr>
          <w:ins w:id="1582" w:author="Ifeanyi Micheal Obinefo" w:date="2026-04-13T20:14:00Z" w16du:dateUtc="2026-04-14T00:14:00Z"/>
          <w:rFonts w:ascii="Times New Roman" w:eastAsiaTheme="minorEastAsia" w:hAnsi="Times New Roman" w:cs="Times New Roman"/>
        </w:rPr>
      </w:pPr>
    </w:p>
    <w:p w14:paraId="1CB1965B" w14:textId="77777777" w:rsidR="00D6483A" w:rsidRDefault="00D6483A">
      <w:pPr>
        <w:spacing w:line="240" w:lineRule="auto"/>
        <w:jc w:val="both"/>
        <w:rPr>
          <w:ins w:id="1583" w:author="Ifeanyi Micheal Obinefo" w:date="2026-04-13T19:41:00Z" w16du:dateUtc="2026-04-13T23:41:00Z"/>
          <w:rFonts w:ascii="Times New Roman" w:eastAsiaTheme="minorEastAsia" w:hAnsi="Times New Roman" w:cs="Times New Roman"/>
        </w:rPr>
      </w:pPr>
    </w:p>
    <w:p w14:paraId="23F9AD99" w14:textId="77777777" w:rsidR="001E59DD" w:rsidRDefault="001E59DD">
      <w:pPr>
        <w:spacing w:line="240" w:lineRule="auto"/>
        <w:jc w:val="both"/>
        <w:rPr>
          <w:ins w:id="1584" w:author="Ifeanyi Micheal Obinefo" w:date="2026-04-13T19:41:00Z" w16du:dateUtc="2026-04-13T23:41:00Z"/>
          <w:rFonts w:ascii="Times New Roman" w:eastAsiaTheme="minorEastAsia" w:hAnsi="Times New Roman" w:cs="Times New Roman"/>
        </w:rPr>
      </w:pPr>
    </w:p>
    <w:p w14:paraId="6C59ED0F" w14:textId="77777777" w:rsidR="001E59DD" w:rsidRPr="009F00A3" w:rsidRDefault="001E59DD">
      <w:pPr>
        <w:spacing w:line="240" w:lineRule="auto"/>
        <w:jc w:val="both"/>
        <w:rPr>
          <w:rFonts w:ascii="Times New Roman" w:eastAsiaTheme="minorEastAsia" w:hAnsi="Times New Roman" w:cs="Times New Roman"/>
        </w:rPr>
        <w:pPrChange w:id="1585" w:author="Ifeanyi Micheal Obinefo" w:date="2026-04-07T11:10:00Z" w16du:dateUtc="2026-04-07T15:10:00Z">
          <w:pPr>
            <w:spacing w:line="360" w:lineRule="auto"/>
            <w:jc w:val="both"/>
          </w:pPr>
        </w:pPrChange>
      </w:pPr>
    </w:p>
    <w:sectPr w:rsidR="001E59DD" w:rsidRPr="009F00A3" w:rsidSect="00D44A5D">
      <w:footerReference w:type="default" r:id="rId15"/>
      <w:pgSz w:w="15840" w:h="12240" w:orient="landscape"/>
      <w:pgMar w:top="1440" w:right="1440" w:bottom="1440" w:left="1440" w:header="720" w:footer="720" w:gutter="0"/>
      <w:cols w:space="720"/>
      <w:docGrid w:linePitch="360"/>
      <w:sectPrChange w:id="1586" w:author="Ifeanyi Micheal Obinefo" w:date="2026-04-10T23:38:00Z" w16du:dateUtc="2026-04-11T03:38:00Z">
        <w:sectPr w:rsidR="001E59DD" w:rsidRPr="009F00A3" w:rsidSect="00D44A5D">
          <w:pgSz w:w="12240" w:h="15840" w:orient="portrait"/>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RG" w:date="2026-02-03T11:58:00Z" w:initials="JRG">
    <w:p w14:paraId="458AF4B9" w14:textId="4FE055F9" w:rsidR="00814646" w:rsidRDefault="00814646">
      <w:pPr>
        <w:pStyle w:val="CommentText"/>
      </w:pPr>
      <w:r>
        <w:rPr>
          <w:rStyle w:val="CommentReference"/>
        </w:rPr>
        <w:annotationRef/>
      </w:r>
      <w:r>
        <w:t>Citation ?</w:t>
      </w:r>
    </w:p>
  </w:comment>
  <w:comment w:id="5" w:author="JRG" w:date="2026-03-24T14:05:00Z" w:initials="JRG">
    <w:p w14:paraId="580BE5D7" w14:textId="0B644A10" w:rsidR="009765B2" w:rsidRDefault="009765B2">
      <w:pPr>
        <w:pStyle w:val="CommentText"/>
      </w:pPr>
      <w:r>
        <w:rPr>
          <w:rStyle w:val="CommentReference"/>
        </w:rPr>
        <w:annotationRef/>
      </w:r>
      <w:r>
        <w:t xml:space="preserve">How many waves? </w:t>
      </w:r>
    </w:p>
  </w:comment>
  <w:comment w:id="6" w:author="JRG" w:date="2026-03-24T14:11:00Z" w:initials="JRG">
    <w:p w14:paraId="3934191C" w14:textId="62C94906" w:rsidR="009765B2" w:rsidRDefault="009765B2">
      <w:pPr>
        <w:pStyle w:val="CommentText"/>
      </w:pPr>
      <w:r>
        <w:rPr>
          <w:rStyle w:val="CommentReference"/>
        </w:rPr>
        <w:annotationRef/>
      </w:r>
      <w:r>
        <w:t xml:space="preserve">How long is immediate in these data? </w:t>
      </w:r>
    </w:p>
  </w:comment>
  <w:comment w:id="7" w:author="JRG" w:date="2026-03-24T14:11:00Z" w:initials="JRG">
    <w:p w14:paraId="5F035667" w14:textId="55E5D84E" w:rsidR="009765B2" w:rsidRDefault="009765B2">
      <w:pPr>
        <w:pStyle w:val="CommentText"/>
      </w:pPr>
      <w:r>
        <w:rPr>
          <w:rStyle w:val="CommentReference"/>
        </w:rPr>
        <w:annotationRef/>
      </w:r>
      <w:r>
        <w:t xml:space="preserve">Are you thinking about some kind of intra household model here? </w:t>
      </w:r>
    </w:p>
  </w:comment>
  <w:comment w:id="9" w:author="JRG" w:date="2026-03-24T14:12:00Z" w:initials="JRG">
    <w:p w14:paraId="67FCA49E" w14:textId="6630AF34" w:rsidR="009765B2" w:rsidRDefault="009765B2">
      <w:pPr>
        <w:pStyle w:val="CommentText"/>
      </w:pPr>
      <w:r>
        <w:rPr>
          <w:rStyle w:val="CommentReference"/>
        </w:rPr>
        <w:annotationRef/>
      </w:r>
      <w:r>
        <w:t>What about legumes?</w:t>
      </w:r>
    </w:p>
  </w:comment>
  <w:comment w:id="10" w:author="JRG" w:date="2026-03-24T14:12:00Z" w:initials="JRG">
    <w:p w14:paraId="4136098E" w14:textId="5119520B" w:rsidR="009765B2" w:rsidRDefault="009765B2">
      <w:pPr>
        <w:pStyle w:val="CommentText"/>
      </w:pPr>
      <w:r>
        <w:rPr>
          <w:rStyle w:val="CommentReference"/>
        </w:rPr>
        <w:annotationRef/>
      </w:r>
    </w:p>
  </w:comment>
  <w:comment w:id="11" w:author="JRG" w:date="2026-03-24T14:12:00Z" w:initials="JRG">
    <w:p w14:paraId="536D5872" w14:textId="3E670938" w:rsidR="009765B2" w:rsidRDefault="009765B2">
      <w:pPr>
        <w:pStyle w:val="CommentText"/>
      </w:pPr>
      <w:r>
        <w:rPr>
          <w:rStyle w:val="CommentReference"/>
        </w:rPr>
        <w:annotationRef/>
      </w:r>
      <w:r>
        <w:t xml:space="preserve">What does long term mean here? </w:t>
      </w:r>
    </w:p>
  </w:comment>
  <w:comment w:id="12" w:author="JRG" w:date="2026-03-24T14:13:00Z" w:initials="JRG">
    <w:p w14:paraId="11D96DE8" w14:textId="069E1728" w:rsidR="009765B2" w:rsidRDefault="009765B2">
      <w:pPr>
        <w:pStyle w:val="CommentText"/>
      </w:pPr>
      <w:r>
        <w:rPr>
          <w:rStyle w:val="CommentReference"/>
        </w:rPr>
        <w:annotationRef/>
      </w:r>
      <w:r>
        <w:t>How many years did they look at. ?</w:t>
      </w:r>
    </w:p>
  </w:comment>
  <w:comment w:id="13" w:author="JRG" w:date="2026-03-24T14:13:00Z" w:initials="JRG">
    <w:p w14:paraId="79EB0656" w14:textId="0B0B489C" w:rsidR="009765B2" w:rsidRDefault="009765B2">
      <w:pPr>
        <w:pStyle w:val="CommentText"/>
      </w:pPr>
      <w:r>
        <w:rPr>
          <w:rStyle w:val="CommentReference"/>
        </w:rPr>
        <w:annotationRef/>
      </w:r>
      <w:r>
        <w:t xml:space="preserve">This is basically the same contribution above with the same studies.  There must be others. </w:t>
      </w:r>
    </w:p>
  </w:comment>
  <w:comment w:id="14" w:author="JRG" w:date="2026-03-24T14:15:00Z" w:initials="JRG">
    <w:p w14:paraId="149980EF" w14:textId="10F96D1A" w:rsidR="00F500D0" w:rsidRDefault="00F500D0">
      <w:pPr>
        <w:pStyle w:val="CommentText"/>
      </w:pPr>
      <w:r>
        <w:rPr>
          <w:rStyle w:val="CommentReference"/>
        </w:rPr>
        <w:annotationRef/>
      </w:r>
      <w:r>
        <w:t xml:space="preserve">Has this already been estimated?  Don’t put Betas in the intro text as they have not been explained yet. </w:t>
      </w:r>
    </w:p>
  </w:comment>
  <w:comment w:id="28" w:author="JRG" w:date="2026-02-03T12:07:00Z" w:initials="JRG">
    <w:p w14:paraId="68283BB1" w14:textId="77777777" w:rsidR="006B00B3" w:rsidRDefault="006B00B3">
      <w:pPr>
        <w:pStyle w:val="CommentText"/>
      </w:pPr>
      <w:r>
        <w:rPr>
          <w:rStyle w:val="CommentReference"/>
        </w:rPr>
        <w:annotationRef/>
      </w:r>
      <w:r>
        <w:t>Need to think about the validity of this IV.</w:t>
      </w:r>
    </w:p>
    <w:p w14:paraId="553D7647" w14:textId="77777777" w:rsidR="006B00B3" w:rsidRDefault="006B00B3">
      <w:pPr>
        <w:pStyle w:val="CommentText"/>
      </w:pPr>
    </w:p>
    <w:p w14:paraId="3BDCC756" w14:textId="695EFD10" w:rsidR="006B00B3" w:rsidRDefault="006B00B3">
      <w:pPr>
        <w:pStyle w:val="CommentText"/>
      </w:pPr>
      <w:r>
        <w:t xml:space="preserve">Could also think about identificiation through the fertilizer prices spike in 2020-23 and maybe distance to retailer combined with year dummy as in the other paper.  Something to think about. </w:t>
      </w:r>
    </w:p>
  </w:comment>
  <w:comment w:id="29" w:author="Jacob E Ricker-Gilbert" w:date="2026-03-25T22:16:00Z" w:initials="JERG">
    <w:p w14:paraId="6EB49110" w14:textId="77777777" w:rsidR="00904413" w:rsidRDefault="00904413">
      <w:pPr>
        <w:pStyle w:val="CommentText"/>
      </w:pPr>
      <w:r>
        <w:rPr>
          <w:rStyle w:val="CommentReference"/>
        </w:rPr>
        <w:annotationRef/>
      </w:r>
      <w:r>
        <w:t xml:space="preserve">Is measurement error the problem or is </w:t>
      </w:r>
      <w:r w:rsidR="00263508">
        <w:t>it omitted variables?  Income i</w:t>
      </w:r>
      <w:r w:rsidR="00296D62">
        <w:t xml:space="preserve">s endogeneous so that is what you are instrumenting for.  </w:t>
      </w:r>
    </w:p>
    <w:p w14:paraId="1E249C70" w14:textId="77777777" w:rsidR="003D374F" w:rsidRDefault="003D374F">
      <w:pPr>
        <w:pStyle w:val="CommentText"/>
      </w:pPr>
    </w:p>
    <w:p w14:paraId="6E9C7C94" w14:textId="3D80C333" w:rsidR="003D374F" w:rsidRDefault="006D55E4">
      <w:pPr>
        <w:pStyle w:val="CommentText"/>
      </w:pPr>
      <w:r>
        <w:t xml:space="preserve">Shock is probably colinear with rainfall deviation but it is not clear how the variable is defined.  </w:t>
      </w:r>
    </w:p>
    <w:p w14:paraId="50570B17" w14:textId="77777777" w:rsidR="006D55E4" w:rsidRDefault="006D55E4">
      <w:pPr>
        <w:pStyle w:val="CommentText"/>
      </w:pPr>
    </w:p>
    <w:p w14:paraId="6A5C50B3" w14:textId="6F052E24" w:rsidR="006D55E4" w:rsidRDefault="006D55E4">
      <w:pPr>
        <w:pStyle w:val="CommentText"/>
      </w:pPr>
      <w:r>
        <w:t xml:space="preserve">The classic IV for ag income is rainfall deviation so you could use that but not clear how shocks fit the model. </w:t>
      </w:r>
    </w:p>
    <w:p w14:paraId="23686918" w14:textId="77777777" w:rsidR="00296D62" w:rsidRDefault="00296D62">
      <w:pPr>
        <w:pStyle w:val="CommentText"/>
      </w:pPr>
    </w:p>
    <w:p w14:paraId="3EBF8593" w14:textId="6EC073C3" w:rsidR="00296D62" w:rsidRDefault="00296D62">
      <w:pPr>
        <w:pStyle w:val="CommentText"/>
      </w:pPr>
      <w:r>
        <w:t xml:space="preserve">How do you define the long run average? </w:t>
      </w:r>
    </w:p>
  </w:comment>
  <w:comment w:id="197" w:author="JRG" w:date="2026-02-03T12:07:00Z" w:initials="JRG">
    <w:p w14:paraId="08BA2A70" w14:textId="77777777" w:rsidR="00706663" w:rsidRDefault="00706663">
      <w:pPr>
        <w:pStyle w:val="CommentText"/>
      </w:pPr>
      <w:r>
        <w:rPr>
          <w:rStyle w:val="CommentReference"/>
        </w:rPr>
        <w:annotationRef/>
      </w:r>
      <w:r>
        <w:t xml:space="preserve">What is the definition of a shock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8AF4B9" w15:done="1"/>
  <w15:commentEx w15:paraId="580BE5D7" w15:done="0"/>
  <w15:commentEx w15:paraId="3934191C" w15:done="0"/>
  <w15:commentEx w15:paraId="5F035667" w15:done="0"/>
  <w15:commentEx w15:paraId="67FCA49E" w15:done="0"/>
  <w15:commentEx w15:paraId="4136098E" w15:paraIdParent="67FCA49E" w15:done="0"/>
  <w15:commentEx w15:paraId="536D5872" w15:done="0"/>
  <w15:commentEx w15:paraId="11D96DE8" w15:done="0"/>
  <w15:commentEx w15:paraId="79EB0656" w15:done="0"/>
  <w15:commentEx w15:paraId="149980EF" w15:done="0"/>
  <w15:commentEx w15:paraId="3BDCC756" w15:done="0"/>
  <w15:commentEx w15:paraId="3EBF8593" w15:done="0"/>
  <w15:commentEx w15:paraId="08BA2A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C6183" w16cex:dateUtc="2026-02-03T16:58:00Z"/>
  <w16cex:commentExtensible w16cex:durableId="2D6D18B4" w16cex:dateUtc="2026-03-24T18:05:00Z"/>
  <w16cex:commentExtensible w16cex:durableId="2D6D1A04" w16cex:dateUtc="2026-03-24T18:11:00Z"/>
  <w16cex:commentExtensible w16cex:durableId="2D6D1A18" w16cex:dateUtc="2026-03-24T18:11:00Z"/>
  <w16cex:commentExtensible w16cex:durableId="2D6D1A45" w16cex:dateUtc="2026-03-24T18:12:00Z"/>
  <w16cex:commentExtensible w16cex:durableId="2D6D1A4A" w16cex:dateUtc="2026-03-24T18:12:00Z"/>
  <w16cex:commentExtensible w16cex:durableId="2D6D1A5A" w16cex:dateUtc="2026-03-24T18:12:00Z"/>
  <w16cex:commentExtensible w16cex:durableId="2D6D1A7F" w16cex:dateUtc="2026-03-24T18:13:00Z"/>
  <w16cex:commentExtensible w16cex:durableId="2D6D1A9F" w16cex:dateUtc="2026-03-24T18:13:00Z"/>
  <w16cex:commentExtensible w16cex:durableId="2D6D1AE9" w16cex:dateUtc="2026-03-24T18:15:00Z"/>
  <w16cex:commentExtensible w16cex:durableId="2D2C639C" w16cex:dateUtc="2026-02-03T17:07:00Z"/>
  <w16cex:commentExtensible w16cex:durableId="2D6EDD27" w16cex:dateUtc="2026-03-26T02:16:00Z"/>
  <w16cex:commentExtensible w16cex:durableId="2D2C6378" w16cex:dateUtc="2026-02-03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8AF4B9" w16cid:durableId="2D2C6183"/>
  <w16cid:commentId w16cid:paraId="580BE5D7" w16cid:durableId="2D6D18B4"/>
  <w16cid:commentId w16cid:paraId="3934191C" w16cid:durableId="2D6D1A04"/>
  <w16cid:commentId w16cid:paraId="5F035667" w16cid:durableId="2D6D1A18"/>
  <w16cid:commentId w16cid:paraId="67FCA49E" w16cid:durableId="2D6D1A45"/>
  <w16cid:commentId w16cid:paraId="4136098E" w16cid:durableId="2D6D1A4A"/>
  <w16cid:commentId w16cid:paraId="536D5872" w16cid:durableId="2D6D1A5A"/>
  <w16cid:commentId w16cid:paraId="11D96DE8" w16cid:durableId="2D6D1A7F"/>
  <w16cid:commentId w16cid:paraId="79EB0656" w16cid:durableId="2D6D1A9F"/>
  <w16cid:commentId w16cid:paraId="149980EF" w16cid:durableId="2D6D1AE9"/>
  <w16cid:commentId w16cid:paraId="3BDCC756" w16cid:durableId="2D2C639C"/>
  <w16cid:commentId w16cid:paraId="3EBF8593" w16cid:durableId="2D6EDD27"/>
  <w16cid:commentId w16cid:paraId="08BA2A70" w16cid:durableId="2D2C6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46BE" w14:textId="77777777" w:rsidR="00925A22" w:rsidRDefault="00925A22" w:rsidP="008A2185">
      <w:pPr>
        <w:spacing w:after="0" w:line="240" w:lineRule="auto"/>
      </w:pPr>
      <w:r>
        <w:separator/>
      </w:r>
    </w:p>
  </w:endnote>
  <w:endnote w:type="continuationSeparator" w:id="0">
    <w:p w14:paraId="6EEC804E" w14:textId="77777777" w:rsidR="00925A22" w:rsidRDefault="00925A22" w:rsidP="008A2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470652"/>
      <w:docPartObj>
        <w:docPartGallery w:val="Page Numbers (Bottom of Page)"/>
        <w:docPartUnique/>
      </w:docPartObj>
    </w:sdtPr>
    <w:sdtEndPr>
      <w:rPr>
        <w:noProof/>
      </w:rPr>
    </w:sdtEndPr>
    <w:sdtContent>
      <w:p w14:paraId="6C1776C9" w14:textId="564B79C7" w:rsidR="008A2185" w:rsidRDefault="008A21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DB0028" w14:textId="77777777" w:rsidR="008A2185" w:rsidRDefault="008A2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F0A2" w14:textId="77777777" w:rsidR="00925A22" w:rsidRDefault="00925A22" w:rsidP="008A2185">
      <w:pPr>
        <w:spacing w:after="0" w:line="240" w:lineRule="auto"/>
      </w:pPr>
      <w:r>
        <w:separator/>
      </w:r>
    </w:p>
  </w:footnote>
  <w:footnote w:type="continuationSeparator" w:id="0">
    <w:p w14:paraId="2E030567" w14:textId="77777777" w:rsidR="00925A22" w:rsidRDefault="00925A22" w:rsidP="008A2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DE9"/>
    <w:multiLevelType w:val="hybridMultilevel"/>
    <w:tmpl w:val="909C19B2"/>
    <w:lvl w:ilvl="0" w:tplc="2EC6B1F4">
      <w:start w:val="1"/>
      <w:numFmt w:val="decimal"/>
      <w:lvlText w:val="%1."/>
      <w:lvlJc w:val="left"/>
      <w:pPr>
        <w:ind w:left="1020" w:hanging="360"/>
      </w:pPr>
    </w:lvl>
    <w:lvl w:ilvl="1" w:tplc="5A724414">
      <w:start w:val="1"/>
      <w:numFmt w:val="decimal"/>
      <w:lvlText w:val="%2."/>
      <w:lvlJc w:val="left"/>
      <w:pPr>
        <w:ind w:left="1020" w:hanging="360"/>
      </w:pPr>
    </w:lvl>
    <w:lvl w:ilvl="2" w:tplc="410A9BAE">
      <w:start w:val="1"/>
      <w:numFmt w:val="decimal"/>
      <w:lvlText w:val="%3."/>
      <w:lvlJc w:val="left"/>
      <w:pPr>
        <w:ind w:left="1020" w:hanging="360"/>
      </w:pPr>
    </w:lvl>
    <w:lvl w:ilvl="3" w:tplc="E34A3B80">
      <w:start w:val="1"/>
      <w:numFmt w:val="decimal"/>
      <w:lvlText w:val="%4."/>
      <w:lvlJc w:val="left"/>
      <w:pPr>
        <w:ind w:left="1020" w:hanging="360"/>
      </w:pPr>
    </w:lvl>
    <w:lvl w:ilvl="4" w:tplc="F3FCBC06">
      <w:start w:val="1"/>
      <w:numFmt w:val="decimal"/>
      <w:lvlText w:val="%5."/>
      <w:lvlJc w:val="left"/>
      <w:pPr>
        <w:ind w:left="1020" w:hanging="360"/>
      </w:pPr>
    </w:lvl>
    <w:lvl w:ilvl="5" w:tplc="BBA89A9C">
      <w:start w:val="1"/>
      <w:numFmt w:val="decimal"/>
      <w:lvlText w:val="%6."/>
      <w:lvlJc w:val="left"/>
      <w:pPr>
        <w:ind w:left="1020" w:hanging="360"/>
      </w:pPr>
    </w:lvl>
    <w:lvl w:ilvl="6" w:tplc="E1CA92C2">
      <w:start w:val="1"/>
      <w:numFmt w:val="decimal"/>
      <w:lvlText w:val="%7."/>
      <w:lvlJc w:val="left"/>
      <w:pPr>
        <w:ind w:left="1020" w:hanging="360"/>
      </w:pPr>
    </w:lvl>
    <w:lvl w:ilvl="7" w:tplc="B97C3D4A">
      <w:start w:val="1"/>
      <w:numFmt w:val="decimal"/>
      <w:lvlText w:val="%8."/>
      <w:lvlJc w:val="left"/>
      <w:pPr>
        <w:ind w:left="1020" w:hanging="360"/>
      </w:pPr>
    </w:lvl>
    <w:lvl w:ilvl="8" w:tplc="BD1A3784">
      <w:start w:val="1"/>
      <w:numFmt w:val="decimal"/>
      <w:lvlText w:val="%9."/>
      <w:lvlJc w:val="left"/>
      <w:pPr>
        <w:ind w:left="1020" w:hanging="360"/>
      </w:pPr>
    </w:lvl>
  </w:abstractNum>
  <w:abstractNum w:abstractNumId="1" w15:restartNumberingAfterBreak="0">
    <w:nsid w:val="5C2C42FA"/>
    <w:multiLevelType w:val="hybridMultilevel"/>
    <w:tmpl w:val="E6329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4608E5"/>
    <w:multiLevelType w:val="hybridMultilevel"/>
    <w:tmpl w:val="B49651CC"/>
    <w:lvl w:ilvl="0" w:tplc="85521320">
      <w:start w:val="1"/>
      <w:numFmt w:val="bullet"/>
      <w:lvlText w:val="•"/>
      <w:lvlJc w:val="left"/>
      <w:pPr>
        <w:tabs>
          <w:tab w:val="num" w:pos="720"/>
        </w:tabs>
        <w:ind w:left="720" w:hanging="360"/>
      </w:pPr>
      <w:rPr>
        <w:rFonts w:ascii="Arial" w:hAnsi="Arial" w:hint="default"/>
      </w:rPr>
    </w:lvl>
    <w:lvl w:ilvl="1" w:tplc="2D265AA2" w:tentative="1">
      <w:start w:val="1"/>
      <w:numFmt w:val="bullet"/>
      <w:lvlText w:val="•"/>
      <w:lvlJc w:val="left"/>
      <w:pPr>
        <w:tabs>
          <w:tab w:val="num" w:pos="1440"/>
        </w:tabs>
        <w:ind w:left="1440" w:hanging="360"/>
      </w:pPr>
      <w:rPr>
        <w:rFonts w:ascii="Arial" w:hAnsi="Arial" w:hint="default"/>
      </w:rPr>
    </w:lvl>
    <w:lvl w:ilvl="2" w:tplc="60366B42" w:tentative="1">
      <w:start w:val="1"/>
      <w:numFmt w:val="bullet"/>
      <w:lvlText w:val="•"/>
      <w:lvlJc w:val="left"/>
      <w:pPr>
        <w:tabs>
          <w:tab w:val="num" w:pos="2160"/>
        </w:tabs>
        <w:ind w:left="2160" w:hanging="360"/>
      </w:pPr>
      <w:rPr>
        <w:rFonts w:ascii="Arial" w:hAnsi="Arial" w:hint="default"/>
      </w:rPr>
    </w:lvl>
    <w:lvl w:ilvl="3" w:tplc="1BD41064" w:tentative="1">
      <w:start w:val="1"/>
      <w:numFmt w:val="bullet"/>
      <w:lvlText w:val="•"/>
      <w:lvlJc w:val="left"/>
      <w:pPr>
        <w:tabs>
          <w:tab w:val="num" w:pos="2880"/>
        </w:tabs>
        <w:ind w:left="2880" w:hanging="360"/>
      </w:pPr>
      <w:rPr>
        <w:rFonts w:ascii="Arial" w:hAnsi="Arial" w:hint="default"/>
      </w:rPr>
    </w:lvl>
    <w:lvl w:ilvl="4" w:tplc="103ADB92" w:tentative="1">
      <w:start w:val="1"/>
      <w:numFmt w:val="bullet"/>
      <w:lvlText w:val="•"/>
      <w:lvlJc w:val="left"/>
      <w:pPr>
        <w:tabs>
          <w:tab w:val="num" w:pos="3600"/>
        </w:tabs>
        <w:ind w:left="3600" w:hanging="360"/>
      </w:pPr>
      <w:rPr>
        <w:rFonts w:ascii="Arial" w:hAnsi="Arial" w:hint="default"/>
      </w:rPr>
    </w:lvl>
    <w:lvl w:ilvl="5" w:tplc="3118B4BC" w:tentative="1">
      <w:start w:val="1"/>
      <w:numFmt w:val="bullet"/>
      <w:lvlText w:val="•"/>
      <w:lvlJc w:val="left"/>
      <w:pPr>
        <w:tabs>
          <w:tab w:val="num" w:pos="4320"/>
        </w:tabs>
        <w:ind w:left="4320" w:hanging="360"/>
      </w:pPr>
      <w:rPr>
        <w:rFonts w:ascii="Arial" w:hAnsi="Arial" w:hint="default"/>
      </w:rPr>
    </w:lvl>
    <w:lvl w:ilvl="6" w:tplc="2FDA4432" w:tentative="1">
      <w:start w:val="1"/>
      <w:numFmt w:val="bullet"/>
      <w:lvlText w:val="•"/>
      <w:lvlJc w:val="left"/>
      <w:pPr>
        <w:tabs>
          <w:tab w:val="num" w:pos="5040"/>
        </w:tabs>
        <w:ind w:left="5040" w:hanging="360"/>
      </w:pPr>
      <w:rPr>
        <w:rFonts w:ascii="Arial" w:hAnsi="Arial" w:hint="default"/>
      </w:rPr>
    </w:lvl>
    <w:lvl w:ilvl="7" w:tplc="B194FA78" w:tentative="1">
      <w:start w:val="1"/>
      <w:numFmt w:val="bullet"/>
      <w:lvlText w:val="•"/>
      <w:lvlJc w:val="left"/>
      <w:pPr>
        <w:tabs>
          <w:tab w:val="num" w:pos="5760"/>
        </w:tabs>
        <w:ind w:left="5760" w:hanging="360"/>
      </w:pPr>
      <w:rPr>
        <w:rFonts w:ascii="Arial" w:hAnsi="Arial" w:hint="default"/>
      </w:rPr>
    </w:lvl>
    <w:lvl w:ilvl="8" w:tplc="7DD49EB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E8E7A41"/>
    <w:multiLevelType w:val="hybridMultilevel"/>
    <w:tmpl w:val="B6F680C8"/>
    <w:lvl w:ilvl="0" w:tplc="AED21C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22A5D"/>
    <w:multiLevelType w:val="hybridMultilevel"/>
    <w:tmpl w:val="D83C3874"/>
    <w:lvl w:ilvl="0" w:tplc="247293DC">
      <w:start w:val="1"/>
      <w:numFmt w:val="decimal"/>
      <w:lvlText w:val="%1."/>
      <w:lvlJc w:val="left"/>
      <w:pPr>
        <w:ind w:left="1320" w:hanging="360"/>
      </w:pPr>
    </w:lvl>
    <w:lvl w:ilvl="1" w:tplc="D50CBA10">
      <w:start w:val="1"/>
      <w:numFmt w:val="decimal"/>
      <w:lvlText w:val="%2."/>
      <w:lvlJc w:val="left"/>
      <w:pPr>
        <w:ind w:left="1320" w:hanging="360"/>
      </w:pPr>
    </w:lvl>
    <w:lvl w:ilvl="2" w:tplc="98022988">
      <w:start w:val="1"/>
      <w:numFmt w:val="decimal"/>
      <w:lvlText w:val="%3."/>
      <w:lvlJc w:val="left"/>
      <w:pPr>
        <w:ind w:left="1320" w:hanging="360"/>
      </w:pPr>
    </w:lvl>
    <w:lvl w:ilvl="3" w:tplc="D15C375A">
      <w:start w:val="1"/>
      <w:numFmt w:val="decimal"/>
      <w:lvlText w:val="%4."/>
      <w:lvlJc w:val="left"/>
      <w:pPr>
        <w:ind w:left="1320" w:hanging="360"/>
      </w:pPr>
    </w:lvl>
    <w:lvl w:ilvl="4" w:tplc="DF3A4D58">
      <w:start w:val="1"/>
      <w:numFmt w:val="decimal"/>
      <w:lvlText w:val="%5."/>
      <w:lvlJc w:val="left"/>
      <w:pPr>
        <w:ind w:left="1320" w:hanging="360"/>
      </w:pPr>
    </w:lvl>
    <w:lvl w:ilvl="5" w:tplc="86283512">
      <w:start w:val="1"/>
      <w:numFmt w:val="decimal"/>
      <w:lvlText w:val="%6."/>
      <w:lvlJc w:val="left"/>
      <w:pPr>
        <w:ind w:left="1320" w:hanging="360"/>
      </w:pPr>
    </w:lvl>
    <w:lvl w:ilvl="6" w:tplc="57F6D44E">
      <w:start w:val="1"/>
      <w:numFmt w:val="decimal"/>
      <w:lvlText w:val="%7."/>
      <w:lvlJc w:val="left"/>
      <w:pPr>
        <w:ind w:left="1320" w:hanging="360"/>
      </w:pPr>
    </w:lvl>
    <w:lvl w:ilvl="7" w:tplc="3DB4AE5C">
      <w:start w:val="1"/>
      <w:numFmt w:val="decimal"/>
      <w:lvlText w:val="%8."/>
      <w:lvlJc w:val="left"/>
      <w:pPr>
        <w:ind w:left="1320" w:hanging="360"/>
      </w:pPr>
    </w:lvl>
    <w:lvl w:ilvl="8" w:tplc="AA5E438E">
      <w:start w:val="1"/>
      <w:numFmt w:val="decimal"/>
      <w:lvlText w:val="%9."/>
      <w:lvlJc w:val="left"/>
      <w:pPr>
        <w:ind w:left="1320" w:hanging="360"/>
      </w:pPr>
    </w:lvl>
  </w:abstractNum>
  <w:num w:numId="1" w16cid:durableId="531066739">
    <w:abstractNumId w:val="1"/>
  </w:num>
  <w:num w:numId="2" w16cid:durableId="1195967614">
    <w:abstractNumId w:val="2"/>
  </w:num>
  <w:num w:numId="3" w16cid:durableId="492375080">
    <w:abstractNumId w:val="3"/>
  </w:num>
  <w:num w:numId="4" w16cid:durableId="1491287854">
    <w:abstractNumId w:val="4"/>
  </w:num>
  <w:num w:numId="5" w16cid:durableId="12032535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feanyi Micheal Obinefo">
    <w15:presenceInfo w15:providerId="AD" w15:userId="S::iobinefo@purdue.edu::8ab1434e-a2cd-410a-acc6-2d3e28ddc794"/>
  </w15:person>
  <w15:person w15:author="JRG">
    <w15:presenceInfo w15:providerId="None" w15:userId="JRG"/>
  </w15:person>
  <w15:person w15:author="Jacob E Ricker-Gilbert">
    <w15:presenceInfo w15:providerId="AD" w15:userId="S::jrickerg@purdue.edu::38167a60-ce6f-403b-a2a6-4187bdbb54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09"/>
    <w:rsid w:val="000004F6"/>
    <w:rsid w:val="00001D83"/>
    <w:rsid w:val="000040C2"/>
    <w:rsid w:val="00005C8C"/>
    <w:rsid w:val="00007374"/>
    <w:rsid w:val="000129BC"/>
    <w:rsid w:val="000174CE"/>
    <w:rsid w:val="000237D6"/>
    <w:rsid w:val="0002399C"/>
    <w:rsid w:val="00030769"/>
    <w:rsid w:val="00031247"/>
    <w:rsid w:val="000315F1"/>
    <w:rsid w:val="00032F35"/>
    <w:rsid w:val="000342F6"/>
    <w:rsid w:val="00034CAE"/>
    <w:rsid w:val="000357F3"/>
    <w:rsid w:val="00035D1A"/>
    <w:rsid w:val="00043396"/>
    <w:rsid w:val="000437B6"/>
    <w:rsid w:val="00046039"/>
    <w:rsid w:val="00046613"/>
    <w:rsid w:val="00046FF8"/>
    <w:rsid w:val="000472CF"/>
    <w:rsid w:val="00052DC0"/>
    <w:rsid w:val="00054566"/>
    <w:rsid w:val="00056D91"/>
    <w:rsid w:val="00056EC1"/>
    <w:rsid w:val="00060E49"/>
    <w:rsid w:val="0006131D"/>
    <w:rsid w:val="000656F5"/>
    <w:rsid w:val="00065D35"/>
    <w:rsid w:val="0006669F"/>
    <w:rsid w:val="00066D57"/>
    <w:rsid w:val="00067C66"/>
    <w:rsid w:val="000702AC"/>
    <w:rsid w:val="00070406"/>
    <w:rsid w:val="000731AC"/>
    <w:rsid w:val="0007368F"/>
    <w:rsid w:val="000736FF"/>
    <w:rsid w:val="00077FCA"/>
    <w:rsid w:val="00080E3A"/>
    <w:rsid w:val="00084BE6"/>
    <w:rsid w:val="00085B3C"/>
    <w:rsid w:val="0009559A"/>
    <w:rsid w:val="000956BA"/>
    <w:rsid w:val="00096650"/>
    <w:rsid w:val="000A3184"/>
    <w:rsid w:val="000A38DF"/>
    <w:rsid w:val="000A5770"/>
    <w:rsid w:val="000B375A"/>
    <w:rsid w:val="000C4DB1"/>
    <w:rsid w:val="000D1CC9"/>
    <w:rsid w:val="000E21DA"/>
    <w:rsid w:val="000E7E48"/>
    <w:rsid w:val="000F0105"/>
    <w:rsid w:val="000F40E1"/>
    <w:rsid w:val="000F5780"/>
    <w:rsid w:val="000F5886"/>
    <w:rsid w:val="000F68B9"/>
    <w:rsid w:val="00101210"/>
    <w:rsid w:val="00103570"/>
    <w:rsid w:val="00106C98"/>
    <w:rsid w:val="00107AF3"/>
    <w:rsid w:val="0011014E"/>
    <w:rsid w:val="00110707"/>
    <w:rsid w:val="00112A0B"/>
    <w:rsid w:val="00112B36"/>
    <w:rsid w:val="00115CE4"/>
    <w:rsid w:val="00115CF7"/>
    <w:rsid w:val="00126BB5"/>
    <w:rsid w:val="00126FB0"/>
    <w:rsid w:val="00127188"/>
    <w:rsid w:val="00127725"/>
    <w:rsid w:val="001346F4"/>
    <w:rsid w:val="00135747"/>
    <w:rsid w:val="00136A71"/>
    <w:rsid w:val="001416BE"/>
    <w:rsid w:val="0014514B"/>
    <w:rsid w:val="00152CC4"/>
    <w:rsid w:val="00153F03"/>
    <w:rsid w:val="00154528"/>
    <w:rsid w:val="001569B5"/>
    <w:rsid w:val="00162190"/>
    <w:rsid w:val="001636BB"/>
    <w:rsid w:val="001650E6"/>
    <w:rsid w:val="00172060"/>
    <w:rsid w:val="00172CAA"/>
    <w:rsid w:val="00173025"/>
    <w:rsid w:val="00173650"/>
    <w:rsid w:val="0017430A"/>
    <w:rsid w:val="00175E9C"/>
    <w:rsid w:val="00177D1B"/>
    <w:rsid w:val="00181FE6"/>
    <w:rsid w:val="00182C17"/>
    <w:rsid w:val="001840AD"/>
    <w:rsid w:val="00184686"/>
    <w:rsid w:val="00184EDA"/>
    <w:rsid w:val="001853FD"/>
    <w:rsid w:val="00185B33"/>
    <w:rsid w:val="0018714E"/>
    <w:rsid w:val="00187E7E"/>
    <w:rsid w:val="00196027"/>
    <w:rsid w:val="001A0E0A"/>
    <w:rsid w:val="001A3A52"/>
    <w:rsid w:val="001A3FB8"/>
    <w:rsid w:val="001A49CE"/>
    <w:rsid w:val="001A6165"/>
    <w:rsid w:val="001B0770"/>
    <w:rsid w:val="001B1044"/>
    <w:rsid w:val="001B550E"/>
    <w:rsid w:val="001B756D"/>
    <w:rsid w:val="001C2D34"/>
    <w:rsid w:val="001C3F9B"/>
    <w:rsid w:val="001C4BFC"/>
    <w:rsid w:val="001C4CD2"/>
    <w:rsid w:val="001C5DC8"/>
    <w:rsid w:val="001D385A"/>
    <w:rsid w:val="001D3D3D"/>
    <w:rsid w:val="001D7257"/>
    <w:rsid w:val="001D73B5"/>
    <w:rsid w:val="001D7BD3"/>
    <w:rsid w:val="001E08A7"/>
    <w:rsid w:val="001E2E23"/>
    <w:rsid w:val="001E59DD"/>
    <w:rsid w:val="001E79E2"/>
    <w:rsid w:val="001F20F7"/>
    <w:rsid w:val="001F45C2"/>
    <w:rsid w:val="001F4A4A"/>
    <w:rsid w:val="001F50E0"/>
    <w:rsid w:val="001F5510"/>
    <w:rsid w:val="001F64DD"/>
    <w:rsid w:val="001F76C6"/>
    <w:rsid w:val="001F7EA4"/>
    <w:rsid w:val="00211DB1"/>
    <w:rsid w:val="002132CD"/>
    <w:rsid w:val="00213A7D"/>
    <w:rsid w:val="00214ACD"/>
    <w:rsid w:val="00217560"/>
    <w:rsid w:val="00221A18"/>
    <w:rsid w:val="00222A32"/>
    <w:rsid w:val="0023155B"/>
    <w:rsid w:val="00231962"/>
    <w:rsid w:val="00232183"/>
    <w:rsid w:val="00232319"/>
    <w:rsid w:val="00234808"/>
    <w:rsid w:val="0023591D"/>
    <w:rsid w:val="00237BB8"/>
    <w:rsid w:val="0024069F"/>
    <w:rsid w:val="00243A6C"/>
    <w:rsid w:val="0024408B"/>
    <w:rsid w:val="0024690A"/>
    <w:rsid w:val="00247CEB"/>
    <w:rsid w:val="002529CE"/>
    <w:rsid w:val="002530AD"/>
    <w:rsid w:val="00253342"/>
    <w:rsid w:val="00253958"/>
    <w:rsid w:val="00263508"/>
    <w:rsid w:val="0026625A"/>
    <w:rsid w:val="00266C5D"/>
    <w:rsid w:val="002678FC"/>
    <w:rsid w:val="00280304"/>
    <w:rsid w:val="0028046A"/>
    <w:rsid w:val="002831C3"/>
    <w:rsid w:val="00284195"/>
    <w:rsid w:val="00284196"/>
    <w:rsid w:val="00284A83"/>
    <w:rsid w:val="00284CF7"/>
    <w:rsid w:val="00291557"/>
    <w:rsid w:val="00292140"/>
    <w:rsid w:val="00296097"/>
    <w:rsid w:val="002966CB"/>
    <w:rsid w:val="00296BC8"/>
    <w:rsid w:val="00296D62"/>
    <w:rsid w:val="002A0971"/>
    <w:rsid w:val="002A0B42"/>
    <w:rsid w:val="002A58B6"/>
    <w:rsid w:val="002A5DA3"/>
    <w:rsid w:val="002B00AD"/>
    <w:rsid w:val="002B3926"/>
    <w:rsid w:val="002B3FEA"/>
    <w:rsid w:val="002B47ED"/>
    <w:rsid w:val="002B670F"/>
    <w:rsid w:val="002C25CC"/>
    <w:rsid w:val="002C3D71"/>
    <w:rsid w:val="002C492A"/>
    <w:rsid w:val="002C4F12"/>
    <w:rsid w:val="002D0722"/>
    <w:rsid w:val="002D35D8"/>
    <w:rsid w:val="002D6024"/>
    <w:rsid w:val="002E75E4"/>
    <w:rsid w:val="002E7A59"/>
    <w:rsid w:val="002F41A9"/>
    <w:rsid w:val="002F6143"/>
    <w:rsid w:val="002F64F8"/>
    <w:rsid w:val="002F7366"/>
    <w:rsid w:val="003019B1"/>
    <w:rsid w:val="00301C12"/>
    <w:rsid w:val="00303B51"/>
    <w:rsid w:val="00305D95"/>
    <w:rsid w:val="0030630D"/>
    <w:rsid w:val="00306311"/>
    <w:rsid w:val="00311B97"/>
    <w:rsid w:val="00313489"/>
    <w:rsid w:val="003139D9"/>
    <w:rsid w:val="00314B2B"/>
    <w:rsid w:val="00316B21"/>
    <w:rsid w:val="00322EFB"/>
    <w:rsid w:val="003241A1"/>
    <w:rsid w:val="0032461B"/>
    <w:rsid w:val="003265DC"/>
    <w:rsid w:val="00327C58"/>
    <w:rsid w:val="00330AC1"/>
    <w:rsid w:val="003311B8"/>
    <w:rsid w:val="00331829"/>
    <w:rsid w:val="00332942"/>
    <w:rsid w:val="00336024"/>
    <w:rsid w:val="003379ED"/>
    <w:rsid w:val="0034015F"/>
    <w:rsid w:val="00340A16"/>
    <w:rsid w:val="00340B86"/>
    <w:rsid w:val="00342075"/>
    <w:rsid w:val="00345D79"/>
    <w:rsid w:val="003508F6"/>
    <w:rsid w:val="00351C29"/>
    <w:rsid w:val="00356130"/>
    <w:rsid w:val="00357F5E"/>
    <w:rsid w:val="00360B88"/>
    <w:rsid w:val="00361019"/>
    <w:rsid w:val="00370BE2"/>
    <w:rsid w:val="0037196C"/>
    <w:rsid w:val="00372E36"/>
    <w:rsid w:val="003745DE"/>
    <w:rsid w:val="0037500B"/>
    <w:rsid w:val="00377211"/>
    <w:rsid w:val="00377DA8"/>
    <w:rsid w:val="00381BE5"/>
    <w:rsid w:val="003919CF"/>
    <w:rsid w:val="00392FD2"/>
    <w:rsid w:val="00393839"/>
    <w:rsid w:val="003943F8"/>
    <w:rsid w:val="003A151C"/>
    <w:rsid w:val="003A2620"/>
    <w:rsid w:val="003A3105"/>
    <w:rsid w:val="003A3EB5"/>
    <w:rsid w:val="003A5EFD"/>
    <w:rsid w:val="003A609A"/>
    <w:rsid w:val="003B1EB1"/>
    <w:rsid w:val="003B34C5"/>
    <w:rsid w:val="003B3732"/>
    <w:rsid w:val="003B4119"/>
    <w:rsid w:val="003B4A6A"/>
    <w:rsid w:val="003B5950"/>
    <w:rsid w:val="003B6543"/>
    <w:rsid w:val="003B65F2"/>
    <w:rsid w:val="003C0236"/>
    <w:rsid w:val="003C0A24"/>
    <w:rsid w:val="003C1F59"/>
    <w:rsid w:val="003C2B47"/>
    <w:rsid w:val="003C44AA"/>
    <w:rsid w:val="003C5608"/>
    <w:rsid w:val="003C5750"/>
    <w:rsid w:val="003C7C12"/>
    <w:rsid w:val="003D09EA"/>
    <w:rsid w:val="003D0A1B"/>
    <w:rsid w:val="003D15AA"/>
    <w:rsid w:val="003D2C2E"/>
    <w:rsid w:val="003D374F"/>
    <w:rsid w:val="003D48B3"/>
    <w:rsid w:val="003E2414"/>
    <w:rsid w:val="003E2612"/>
    <w:rsid w:val="003E4DEE"/>
    <w:rsid w:val="003E5F6B"/>
    <w:rsid w:val="00400F53"/>
    <w:rsid w:val="0040132B"/>
    <w:rsid w:val="004042EC"/>
    <w:rsid w:val="004060EB"/>
    <w:rsid w:val="00406F97"/>
    <w:rsid w:val="00410738"/>
    <w:rsid w:val="00412F35"/>
    <w:rsid w:val="0041516A"/>
    <w:rsid w:val="00416588"/>
    <w:rsid w:val="00420936"/>
    <w:rsid w:val="004211AB"/>
    <w:rsid w:val="00422AC4"/>
    <w:rsid w:val="004275E9"/>
    <w:rsid w:val="00432CDB"/>
    <w:rsid w:val="00437CFD"/>
    <w:rsid w:val="00447FD6"/>
    <w:rsid w:val="004504D3"/>
    <w:rsid w:val="00450781"/>
    <w:rsid w:val="004517B5"/>
    <w:rsid w:val="00454EF9"/>
    <w:rsid w:val="00455DC1"/>
    <w:rsid w:val="00455FAB"/>
    <w:rsid w:val="00457C45"/>
    <w:rsid w:val="0046169A"/>
    <w:rsid w:val="00465483"/>
    <w:rsid w:val="00466F8D"/>
    <w:rsid w:val="0046737F"/>
    <w:rsid w:val="0047257E"/>
    <w:rsid w:val="00473069"/>
    <w:rsid w:val="004807A5"/>
    <w:rsid w:val="00482C29"/>
    <w:rsid w:val="0048711B"/>
    <w:rsid w:val="00490537"/>
    <w:rsid w:val="00491574"/>
    <w:rsid w:val="00492448"/>
    <w:rsid w:val="004971DE"/>
    <w:rsid w:val="004A0B6D"/>
    <w:rsid w:val="004A25DE"/>
    <w:rsid w:val="004A481D"/>
    <w:rsid w:val="004B72A3"/>
    <w:rsid w:val="004C7E2B"/>
    <w:rsid w:val="004D1963"/>
    <w:rsid w:val="004D3FC8"/>
    <w:rsid w:val="004D4C89"/>
    <w:rsid w:val="004D545B"/>
    <w:rsid w:val="004D5C42"/>
    <w:rsid w:val="004D767A"/>
    <w:rsid w:val="004E2B36"/>
    <w:rsid w:val="004E4793"/>
    <w:rsid w:val="004E79DA"/>
    <w:rsid w:val="004F0151"/>
    <w:rsid w:val="004F27F6"/>
    <w:rsid w:val="004F2F67"/>
    <w:rsid w:val="004F7CB9"/>
    <w:rsid w:val="005038AA"/>
    <w:rsid w:val="00510533"/>
    <w:rsid w:val="00510CAE"/>
    <w:rsid w:val="005123E0"/>
    <w:rsid w:val="00514A30"/>
    <w:rsid w:val="0052056C"/>
    <w:rsid w:val="00520ED4"/>
    <w:rsid w:val="00522DFF"/>
    <w:rsid w:val="00523FC6"/>
    <w:rsid w:val="0052575F"/>
    <w:rsid w:val="005314B2"/>
    <w:rsid w:val="00532688"/>
    <w:rsid w:val="005351C9"/>
    <w:rsid w:val="00535476"/>
    <w:rsid w:val="00537381"/>
    <w:rsid w:val="005403A9"/>
    <w:rsid w:val="005408E0"/>
    <w:rsid w:val="00540CFE"/>
    <w:rsid w:val="00542EC7"/>
    <w:rsid w:val="00545C1B"/>
    <w:rsid w:val="00545CC5"/>
    <w:rsid w:val="00555286"/>
    <w:rsid w:val="00555E6F"/>
    <w:rsid w:val="005610DC"/>
    <w:rsid w:val="00567FD9"/>
    <w:rsid w:val="0057058A"/>
    <w:rsid w:val="00570B34"/>
    <w:rsid w:val="0057515C"/>
    <w:rsid w:val="005822D3"/>
    <w:rsid w:val="00585175"/>
    <w:rsid w:val="00585480"/>
    <w:rsid w:val="0058576A"/>
    <w:rsid w:val="005857F8"/>
    <w:rsid w:val="00590FE1"/>
    <w:rsid w:val="00591A59"/>
    <w:rsid w:val="0059283C"/>
    <w:rsid w:val="00592C2E"/>
    <w:rsid w:val="00594F5A"/>
    <w:rsid w:val="005A029E"/>
    <w:rsid w:val="005A1F8A"/>
    <w:rsid w:val="005A22D5"/>
    <w:rsid w:val="005A338F"/>
    <w:rsid w:val="005A354C"/>
    <w:rsid w:val="005A671B"/>
    <w:rsid w:val="005A6D53"/>
    <w:rsid w:val="005B2D23"/>
    <w:rsid w:val="005C1E31"/>
    <w:rsid w:val="005C307A"/>
    <w:rsid w:val="005C52B4"/>
    <w:rsid w:val="005D0645"/>
    <w:rsid w:val="005D0DE3"/>
    <w:rsid w:val="005D1E03"/>
    <w:rsid w:val="005D209D"/>
    <w:rsid w:val="005E1260"/>
    <w:rsid w:val="005E4916"/>
    <w:rsid w:val="005F045E"/>
    <w:rsid w:val="005F3D5C"/>
    <w:rsid w:val="005F4CDA"/>
    <w:rsid w:val="005F4DE8"/>
    <w:rsid w:val="006014CA"/>
    <w:rsid w:val="00605A8E"/>
    <w:rsid w:val="0060653B"/>
    <w:rsid w:val="00612402"/>
    <w:rsid w:val="0061746D"/>
    <w:rsid w:val="00621C4A"/>
    <w:rsid w:val="0062219E"/>
    <w:rsid w:val="00624EB8"/>
    <w:rsid w:val="006279F2"/>
    <w:rsid w:val="00635C11"/>
    <w:rsid w:val="0064396C"/>
    <w:rsid w:val="00650BBA"/>
    <w:rsid w:val="00651F88"/>
    <w:rsid w:val="00655676"/>
    <w:rsid w:val="006614B9"/>
    <w:rsid w:val="00661E6B"/>
    <w:rsid w:val="00661EDF"/>
    <w:rsid w:val="006631D6"/>
    <w:rsid w:val="0066759F"/>
    <w:rsid w:val="00673B8E"/>
    <w:rsid w:val="00673C96"/>
    <w:rsid w:val="006763CC"/>
    <w:rsid w:val="00676773"/>
    <w:rsid w:val="0067766B"/>
    <w:rsid w:val="00677BF4"/>
    <w:rsid w:val="00681FD8"/>
    <w:rsid w:val="00685840"/>
    <w:rsid w:val="0068671E"/>
    <w:rsid w:val="00686D8F"/>
    <w:rsid w:val="00691A37"/>
    <w:rsid w:val="00691B2F"/>
    <w:rsid w:val="00694CE5"/>
    <w:rsid w:val="006A1A93"/>
    <w:rsid w:val="006A625B"/>
    <w:rsid w:val="006A66B7"/>
    <w:rsid w:val="006A738A"/>
    <w:rsid w:val="006A7985"/>
    <w:rsid w:val="006B00B3"/>
    <w:rsid w:val="006B306E"/>
    <w:rsid w:val="006B63E6"/>
    <w:rsid w:val="006C0269"/>
    <w:rsid w:val="006C13EE"/>
    <w:rsid w:val="006C1603"/>
    <w:rsid w:val="006C2292"/>
    <w:rsid w:val="006C6D85"/>
    <w:rsid w:val="006D1F26"/>
    <w:rsid w:val="006D472D"/>
    <w:rsid w:val="006D4E78"/>
    <w:rsid w:val="006D55E4"/>
    <w:rsid w:val="006D6756"/>
    <w:rsid w:val="006D7DBF"/>
    <w:rsid w:val="006E1659"/>
    <w:rsid w:val="006E7146"/>
    <w:rsid w:val="006F3BA3"/>
    <w:rsid w:val="007025B0"/>
    <w:rsid w:val="00702730"/>
    <w:rsid w:val="00702E0C"/>
    <w:rsid w:val="007044B3"/>
    <w:rsid w:val="00706663"/>
    <w:rsid w:val="00706CFC"/>
    <w:rsid w:val="00706F71"/>
    <w:rsid w:val="00707D9D"/>
    <w:rsid w:val="00712EAB"/>
    <w:rsid w:val="0071446A"/>
    <w:rsid w:val="00714C9A"/>
    <w:rsid w:val="007162A1"/>
    <w:rsid w:val="00716463"/>
    <w:rsid w:val="00716B52"/>
    <w:rsid w:val="00720A94"/>
    <w:rsid w:val="00721F63"/>
    <w:rsid w:val="0072440A"/>
    <w:rsid w:val="00724A30"/>
    <w:rsid w:val="0072704C"/>
    <w:rsid w:val="00727993"/>
    <w:rsid w:val="007325B7"/>
    <w:rsid w:val="00735DCC"/>
    <w:rsid w:val="0073604C"/>
    <w:rsid w:val="007378D5"/>
    <w:rsid w:val="00740BEB"/>
    <w:rsid w:val="007422F8"/>
    <w:rsid w:val="00750D30"/>
    <w:rsid w:val="0075284C"/>
    <w:rsid w:val="007548F5"/>
    <w:rsid w:val="007569CE"/>
    <w:rsid w:val="00766826"/>
    <w:rsid w:val="00774B71"/>
    <w:rsid w:val="007750CF"/>
    <w:rsid w:val="00776049"/>
    <w:rsid w:val="00777235"/>
    <w:rsid w:val="007818FC"/>
    <w:rsid w:val="00782FE3"/>
    <w:rsid w:val="00784F15"/>
    <w:rsid w:val="007852AA"/>
    <w:rsid w:val="00791671"/>
    <w:rsid w:val="007940A6"/>
    <w:rsid w:val="00794D93"/>
    <w:rsid w:val="007A096B"/>
    <w:rsid w:val="007B29E2"/>
    <w:rsid w:val="007B408E"/>
    <w:rsid w:val="007B4A9B"/>
    <w:rsid w:val="007B5624"/>
    <w:rsid w:val="007C389A"/>
    <w:rsid w:val="007C38C5"/>
    <w:rsid w:val="007C3D6F"/>
    <w:rsid w:val="007C6A1F"/>
    <w:rsid w:val="007D006A"/>
    <w:rsid w:val="007D306A"/>
    <w:rsid w:val="007D4FED"/>
    <w:rsid w:val="007E0868"/>
    <w:rsid w:val="007E1BE9"/>
    <w:rsid w:val="007E4350"/>
    <w:rsid w:val="007E541C"/>
    <w:rsid w:val="007E56A7"/>
    <w:rsid w:val="007E6B30"/>
    <w:rsid w:val="007E7480"/>
    <w:rsid w:val="007F2ACB"/>
    <w:rsid w:val="007F728E"/>
    <w:rsid w:val="007F7BDD"/>
    <w:rsid w:val="008044A5"/>
    <w:rsid w:val="008055DB"/>
    <w:rsid w:val="00814008"/>
    <w:rsid w:val="00814646"/>
    <w:rsid w:val="008155DA"/>
    <w:rsid w:val="0081711C"/>
    <w:rsid w:val="008174EC"/>
    <w:rsid w:val="00821A8E"/>
    <w:rsid w:val="00823791"/>
    <w:rsid w:val="00823E90"/>
    <w:rsid w:val="00830B87"/>
    <w:rsid w:val="008314D8"/>
    <w:rsid w:val="00831F2D"/>
    <w:rsid w:val="00834E74"/>
    <w:rsid w:val="008367BA"/>
    <w:rsid w:val="0084592D"/>
    <w:rsid w:val="00845F8F"/>
    <w:rsid w:val="00846444"/>
    <w:rsid w:val="00847AC4"/>
    <w:rsid w:val="0085544E"/>
    <w:rsid w:val="008579C3"/>
    <w:rsid w:val="00861100"/>
    <w:rsid w:val="00863EB1"/>
    <w:rsid w:val="00864A3B"/>
    <w:rsid w:val="00867D65"/>
    <w:rsid w:val="00870382"/>
    <w:rsid w:val="0087650B"/>
    <w:rsid w:val="00883B74"/>
    <w:rsid w:val="00884E2E"/>
    <w:rsid w:val="00892852"/>
    <w:rsid w:val="00893C2F"/>
    <w:rsid w:val="00893CAA"/>
    <w:rsid w:val="00895551"/>
    <w:rsid w:val="008A094C"/>
    <w:rsid w:val="008A0CBB"/>
    <w:rsid w:val="008A2185"/>
    <w:rsid w:val="008A789B"/>
    <w:rsid w:val="008B0BE8"/>
    <w:rsid w:val="008B10FC"/>
    <w:rsid w:val="008B40D7"/>
    <w:rsid w:val="008B74B0"/>
    <w:rsid w:val="008C4204"/>
    <w:rsid w:val="008C7CA4"/>
    <w:rsid w:val="008D0D2A"/>
    <w:rsid w:val="008D3067"/>
    <w:rsid w:val="008D3099"/>
    <w:rsid w:val="008D59E8"/>
    <w:rsid w:val="008D6487"/>
    <w:rsid w:val="008D7752"/>
    <w:rsid w:val="008E1704"/>
    <w:rsid w:val="008E1D89"/>
    <w:rsid w:val="008E37B3"/>
    <w:rsid w:val="008E4DBC"/>
    <w:rsid w:val="008E5ACA"/>
    <w:rsid w:val="008F02E7"/>
    <w:rsid w:val="008F13D1"/>
    <w:rsid w:val="008F759A"/>
    <w:rsid w:val="00901031"/>
    <w:rsid w:val="0090180C"/>
    <w:rsid w:val="00903A52"/>
    <w:rsid w:val="009040BD"/>
    <w:rsid w:val="00904413"/>
    <w:rsid w:val="00911567"/>
    <w:rsid w:val="0091193A"/>
    <w:rsid w:val="009119CD"/>
    <w:rsid w:val="0092015E"/>
    <w:rsid w:val="00920352"/>
    <w:rsid w:val="0092247B"/>
    <w:rsid w:val="00923112"/>
    <w:rsid w:val="00923E3C"/>
    <w:rsid w:val="00925A22"/>
    <w:rsid w:val="009329A8"/>
    <w:rsid w:val="00933FA8"/>
    <w:rsid w:val="00934556"/>
    <w:rsid w:val="00935E85"/>
    <w:rsid w:val="009360FB"/>
    <w:rsid w:val="009377D0"/>
    <w:rsid w:val="00941EB5"/>
    <w:rsid w:val="009420A8"/>
    <w:rsid w:val="00944B87"/>
    <w:rsid w:val="00945B66"/>
    <w:rsid w:val="00946687"/>
    <w:rsid w:val="00950957"/>
    <w:rsid w:val="00950CBF"/>
    <w:rsid w:val="00952597"/>
    <w:rsid w:val="00954FC8"/>
    <w:rsid w:val="00955009"/>
    <w:rsid w:val="00956B5D"/>
    <w:rsid w:val="00963698"/>
    <w:rsid w:val="00966F46"/>
    <w:rsid w:val="00970B85"/>
    <w:rsid w:val="009765B2"/>
    <w:rsid w:val="009805D6"/>
    <w:rsid w:val="00980C4D"/>
    <w:rsid w:val="00984419"/>
    <w:rsid w:val="009866F8"/>
    <w:rsid w:val="00986A27"/>
    <w:rsid w:val="0099173A"/>
    <w:rsid w:val="009A0A77"/>
    <w:rsid w:val="009A4BFD"/>
    <w:rsid w:val="009A6A79"/>
    <w:rsid w:val="009A76CF"/>
    <w:rsid w:val="009B3444"/>
    <w:rsid w:val="009B60C2"/>
    <w:rsid w:val="009C3995"/>
    <w:rsid w:val="009C520F"/>
    <w:rsid w:val="009C52C1"/>
    <w:rsid w:val="009D1932"/>
    <w:rsid w:val="009D4713"/>
    <w:rsid w:val="009E2DAA"/>
    <w:rsid w:val="009E4C90"/>
    <w:rsid w:val="009E645E"/>
    <w:rsid w:val="009E6ECC"/>
    <w:rsid w:val="009F00A3"/>
    <w:rsid w:val="009F0C02"/>
    <w:rsid w:val="009F1DAA"/>
    <w:rsid w:val="009F47EC"/>
    <w:rsid w:val="009F4B65"/>
    <w:rsid w:val="009F5A97"/>
    <w:rsid w:val="00A00337"/>
    <w:rsid w:val="00A0156B"/>
    <w:rsid w:val="00A029E6"/>
    <w:rsid w:val="00A03848"/>
    <w:rsid w:val="00A04575"/>
    <w:rsid w:val="00A0637F"/>
    <w:rsid w:val="00A06E8E"/>
    <w:rsid w:val="00A0714C"/>
    <w:rsid w:val="00A07524"/>
    <w:rsid w:val="00A1123C"/>
    <w:rsid w:val="00A13AD7"/>
    <w:rsid w:val="00A176B9"/>
    <w:rsid w:val="00A2536F"/>
    <w:rsid w:val="00A301E6"/>
    <w:rsid w:val="00A310BA"/>
    <w:rsid w:val="00A31E6A"/>
    <w:rsid w:val="00A32491"/>
    <w:rsid w:val="00A329DA"/>
    <w:rsid w:val="00A37FEB"/>
    <w:rsid w:val="00A41B6E"/>
    <w:rsid w:val="00A57681"/>
    <w:rsid w:val="00A615A3"/>
    <w:rsid w:val="00A617BC"/>
    <w:rsid w:val="00A6371F"/>
    <w:rsid w:val="00A7138D"/>
    <w:rsid w:val="00A7389E"/>
    <w:rsid w:val="00A74741"/>
    <w:rsid w:val="00A76CC7"/>
    <w:rsid w:val="00A76D96"/>
    <w:rsid w:val="00A802C1"/>
    <w:rsid w:val="00A80D98"/>
    <w:rsid w:val="00A82147"/>
    <w:rsid w:val="00A840EA"/>
    <w:rsid w:val="00A84290"/>
    <w:rsid w:val="00A84525"/>
    <w:rsid w:val="00A904F1"/>
    <w:rsid w:val="00A914AC"/>
    <w:rsid w:val="00A96AAD"/>
    <w:rsid w:val="00AA13C8"/>
    <w:rsid w:val="00AA24E1"/>
    <w:rsid w:val="00AA29AD"/>
    <w:rsid w:val="00AA6445"/>
    <w:rsid w:val="00AA6582"/>
    <w:rsid w:val="00AB1395"/>
    <w:rsid w:val="00AB4C1B"/>
    <w:rsid w:val="00AB7BA3"/>
    <w:rsid w:val="00AC046E"/>
    <w:rsid w:val="00AC0532"/>
    <w:rsid w:val="00AC1F50"/>
    <w:rsid w:val="00AC2ED5"/>
    <w:rsid w:val="00AC379A"/>
    <w:rsid w:val="00AC5C84"/>
    <w:rsid w:val="00AC62C4"/>
    <w:rsid w:val="00AE27D4"/>
    <w:rsid w:val="00AE326B"/>
    <w:rsid w:val="00AE4992"/>
    <w:rsid w:val="00AE5C29"/>
    <w:rsid w:val="00AE5FE9"/>
    <w:rsid w:val="00AE727C"/>
    <w:rsid w:val="00AF2AB8"/>
    <w:rsid w:val="00AF3C1F"/>
    <w:rsid w:val="00AF423A"/>
    <w:rsid w:val="00AF4E7A"/>
    <w:rsid w:val="00AF5779"/>
    <w:rsid w:val="00AF7C87"/>
    <w:rsid w:val="00B00AEC"/>
    <w:rsid w:val="00B00E12"/>
    <w:rsid w:val="00B02530"/>
    <w:rsid w:val="00B03C53"/>
    <w:rsid w:val="00B045C6"/>
    <w:rsid w:val="00B064B4"/>
    <w:rsid w:val="00B12A12"/>
    <w:rsid w:val="00B15BF9"/>
    <w:rsid w:val="00B15FB3"/>
    <w:rsid w:val="00B160F9"/>
    <w:rsid w:val="00B301AA"/>
    <w:rsid w:val="00B305EE"/>
    <w:rsid w:val="00B3384D"/>
    <w:rsid w:val="00B3463C"/>
    <w:rsid w:val="00B375E1"/>
    <w:rsid w:val="00B4077F"/>
    <w:rsid w:val="00B40EC7"/>
    <w:rsid w:val="00B43182"/>
    <w:rsid w:val="00B44B9E"/>
    <w:rsid w:val="00B469C2"/>
    <w:rsid w:val="00B50D62"/>
    <w:rsid w:val="00B553FC"/>
    <w:rsid w:val="00B55C17"/>
    <w:rsid w:val="00B564E0"/>
    <w:rsid w:val="00B60F6E"/>
    <w:rsid w:val="00B616DA"/>
    <w:rsid w:val="00B63242"/>
    <w:rsid w:val="00B63C20"/>
    <w:rsid w:val="00B65C7D"/>
    <w:rsid w:val="00B6737B"/>
    <w:rsid w:val="00B67D75"/>
    <w:rsid w:val="00B70C65"/>
    <w:rsid w:val="00B72A5B"/>
    <w:rsid w:val="00B74690"/>
    <w:rsid w:val="00B74A5C"/>
    <w:rsid w:val="00B758BE"/>
    <w:rsid w:val="00B75D92"/>
    <w:rsid w:val="00B76074"/>
    <w:rsid w:val="00B87086"/>
    <w:rsid w:val="00B877F1"/>
    <w:rsid w:val="00B902E8"/>
    <w:rsid w:val="00B907CE"/>
    <w:rsid w:val="00B91D59"/>
    <w:rsid w:val="00B91FE7"/>
    <w:rsid w:val="00B927F8"/>
    <w:rsid w:val="00B92ABC"/>
    <w:rsid w:val="00B93638"/>
    <w:rsid w:val="00B94C52"/>
    <w:rsid w:val="00B96DE4"/>
    <w:rsid w:val="00B97468"/>
    <w:rsid w:val="00BA33B2"/>
    <w:rsid w:val="00BA3DCA"/>
    <w:rsid w:val="00BB021F"/>
    <w:rsid w:val="00BB1133"/>
    <w:rsid w:val="00BB253B"/>
    <w:rsid w:val="00BB6C34"/>
    <w:rsid w:val="00BB7934"/>
    <w:rsid w:val="00BC04D7"/>
    <w:rsid w:val="00BC3913"/>
    <w:rsid w:val="00BC45FC"/>
    <w:rsid w:val="00BC48D4"/>
    <w:rsid w:val="00BC56B6"/>
    <w:rsid w:val="00BD0F39"/>
    <w:rsid w:val="00BD3E93"/>
    <w:rsid w:val="00BD7494"/>
    <w:rsid w:val="00BD7995"/>
    <w:rsid w:val="00BE62D6"/>
    <w:rsid w:val="00BF3D8F"/>
    <w:rsid w:val="00BF457A"/>
    <w:rsid w:val="00C05A85"/>
    <w:rsid w:val="00C05B3F"/>
    <w:rsid w:val="00C07BF0"/>
    <w:rsid w:val="00C1089B"/>
    <w:rsid w:val="00C141D1"/>
    <w:rsid w:val="00C14222"/>
    <w:rsid w:val="00C1753B"/>
    <w:rsid w:val="00C21BC8"/>
    <w:rsid w:val="00C229F3"/>
    <w:rsid w:val="00C267DB"/>
    <w:rsid w:val="00C26D8F"/>
    <w:rsid w:val="00C30B55"/>
    <w:rsid w:val="00C4102F"/>
    <w:rsid w:val="00C445D2"/>
    <w:rsid w:val="00C44D9E"/>
    <w:rsid w:val="00C44FA7"/>
    <w:rsid w:val="00C517BC"/>
    <w:rsid w:val="00C5335C"/>
    <w:rsid w:val="00C53541"/>
    <w:rsid w:val="00C53F15"/>
    <w:rsid w:val="00C544CF"/>
    <w:rsid w:val="00C60B31"/>
    <w:rsid w:val="00C62812"/>
    <w:rsid w:val="00C62D6C"/>
    <w:rsid w:val="00C64329"/>
    <w:rsid w:val="00C65C5E"/>
    <w:rsid w:val="00C66FB5"/>
    <w:rsid w:val="00C673FA"/>
    <w:rsid w:val="00C7119C"/>
    <w:rsid w:val="00C7758F"/>
    <w:rsid w:val="00C8193B"/>
    <w:rsid w:val="00C82D84"/>
    <w:rsid w:val="00C8361C"/>
    <w:rsid w:val="00C8697C"/>
    <w:rsid w:val="00C924B6"/>
    <w:rsid w:val="00C948AD"/>
    <w:rsid w:val="00C950CB"/>
    <w:rsid w:val="00C96412"/>
    <w:rsid w:val="00C97278"/>
    <w:rsid w:val="00CA29BD"/>
    <w:rsid w:val="00CA513F"/>
    <w:rsid w:val="00CA6491"/>
    <w:rsid w:val="00CB19C8"/>
    <w:rsid w:val="00CB28CE"/>
    <w:rsid w:val="00CB362C"/>
    <w:rsid w:val="00CB3ABE"/>
    <w:rsid w:val="00CB5994"/>
    <w:rsid w:val="00CC4724"/>
    <w:rsid w:val="00CC7F9C"/>
    <w:rsid w:val="00CD1B8E"/>
    <w:rsid w:val="00CD22C0"/>
    <w:rsid w:val="00CD2F03"/>
    <w:rsid w:val="00CD41BE"/>
    <w:rsid w:val="00CD4CDB"/>
    <w:rsid w:val="00CE230B"/>
    <w:rsid w:val="00CE2567"/>
    <w:rsid w:val="00CE2C60"/>
    <w:rsid w:val="00CE3C22"/>
    <w:rsid w:val="00CF32B1"/>
    <w:rsid w:val="00CF4732"/>
    <w:rsid w:val="00CF51F5"/>
    <w:rsid w:val="00CF7998"/>
    <w:rsid w:val="00D0054E"/>
    <w:rsid w:val="00D0338F"/>
    <w:rsid w:val="00D050E9"/>
    <w:rsid w:val="00D06DD5"/>
    <w:rsid w:val="00D11C9F"/>
    <w:rsid w:val="00D14976"/>
    <w:rsid w:val="00D14F51"/>
    <w:rsid w:val="00D15821"/>
    <w:rsid w:val="00D20071"/>
    <w:rsid w:val="00D204F7"/>
    <w:rsid w:val="00D238EB"/>
    <w:rsid w:val="00D23B24"/>
    <w:rsid w:val="00D2672E"/>
    <w:rsid w:val="00D273AA"/>
    <w:rsid w:val="00D27F57"/>
    <w:rsid w:val="00D317FF"/>
    <w:rsid w:val="00D32EAE"/>
    <w:rsid w:val="00D33CC7"/>
    <w:rsid w:val="00D3713E"/>
    <w:rsid w:val="00D37833"/>
    <w:rsid w:val="00D43566"/>
    <w:rsid w:val="00D44A5D"/>
    <w:rsid w:val="00D50618"/>
    <w:rsid w:val="00D50D5B"/>
    <w:rsid w:val="00D5151D"/>
    <w:rsid w:val="00D57085"/>
    <w:rsid w:val="00D6089C"/>
    <w:rsid w:val="00D61625"/>
    <w:rsid w:val="00D6217D"/>
    <w:rsid w:val="00D6483A"/>
    <w:rsid w:val="00D65CA4"/>
    <w:rsid w:val="00D74E37"/>
    <w:rsid w:val="00D7509B"/>
    <w:rsid w:val="00D76323"/>
    <w:rsid w:val="00D77C0F"/>
    <w:rsid w:val="00D81EF8"/>
    <w:rsid w:val="00D85429"/>
    <w:rsid w:val="00D96B5B"/>
    <w:rsid w:val="00DA0B10"/>
    <w:rsid w:val="00DA4C13"/>
    <w:rsid w:val="00DA6B39"/>
    <w:rsid w:val="00DB0A0E"/>
    <w:rsid w:val="00DB13F0"/>
    <w:rsid w:val="00DB1987"/>
    <w:rsid w:val="00DB6E5B"/>
    <w:rsid w:val="00DB73A1"/>
    <w:rsid w:val="00DC7E1F"/>
    <w:rsid w:val="00DD2BC8"/>
    <w:rsid w:val="00DD361C"/>
    <w:rsid w:val="00DD397B"/>
    <w:rsid w:val="00DD79EC"/>
    <w:rsid w:val="00DE0838"/>
    <w:rsid w:val="00DE56F8"/>
    <w:rsid w:val="00DE6EF3"/>
    <w:rsid w:val="00DF0481"/>
    <w:rsid w:val="00DF094D"/>
    <w:rsid w:val="00DF1A38"/>
    <w:rsid w:val="00DF1D6D"/>
    <w:rsid w:val="00DF314B"/>
    <w:rsid w:val="00DF53F4"/>
    <w:rsid w:val="00DF6413"/>
    <w:rsid w:val="00DF7B92"/>
    <w:rsid w:val="00E035B4"/>
    <w:rsid w:val="00E04543"/>
    <w:rsid w:val="00E050A9"/>
    <w:rsid w:val="00E06C56"/>
    <w:rsid w:val="00E07DEC"/>
    <w:rsid w:val="00E123CF"/>
    <w:rsid w:val="00E17279"/>
    <w:rsid w:val="00E23FB8"/>
    <w:rsid w:val="00E25610"/>
    <w:rsid w:val="00E26592"/>
    <w:rsid w:val="00E308FF"/>
    <w:rsid w:val="00E37D0B"/>
    <w:rsid w:val="00E40271"/>
    <w:rsid w:val="00E404FB"/>
    <w:rsid w:val="00E416EF"/>
    <w:rsid w:val="00E42749"/>
    <w:rsid w:val="00E43590"/>
    <w:rsid w:val="00E46EEE"/>
    <w:rsid w:val="00E50839"/>
    <w:rsid w:val="00E50945"/>
    <w:rsid w:val="00E5110D"/>
    <w:rsid w:val="00E51391"/>
    <w:rsid w:val="00E54EE1"/>
    <w:rsid w:val="00E56B0F"/>
    <w:rsid w:val="00E57A3A"/>
    <w:rsid w:val="00E60C4A"/>
    <w:rsid w:val="00E61168"/>
    <w:rsid w:val="00E6252A"/>
    <w:rsid w:val="00E632AA"/>
    <w:rsid w:val="00E640A2"/>
    <w:rsid w:val="00E716E6"/>
    <w:rsid w:val="00E71EE0"/>
    <w:rsid w:val="00E73AA2"/>
    <w:rsid w:val="00E74B75"/>
    <w:rsid w:val="00E74CF0"/>
    <w:rsid w:val="00E75913"/>
    <w:rsid w:val="00E770A2"/>
    <w:rsid w:val="00E77978"/>
    <w:rsid w:val="00E8016A"/>
    <w:rsid w:val="00E8111F"/>
    <w:rsid w:val="00E87F79"/>
    <w:rsid w:val="00E92820"/>
    <w:rsid w:val="00E940A1"/>
    <w:rsid w:val="00E97809"/>
    <w:rsid w:val="00EA5254"/>
    <w:rsid w:val="00EA555E"/>
    <w:rsid w:val="00EA5ACE"/>
    <w:rsid w:val="00EB05CC"/>
    <w:rsid w:val="00EB08E3"/>
    <w:rsid w:val="00EB160D"/>
    <w:rsid w:val="00EB315B"/>
    <w:rsid w:val="00EB5DEC"/>
    <w:rsid w:val="00EB6F18"/>
    <w:rsid w:val="00EC2906"/>
    <w:rsid w:val="00EC2E6A"/>
    <w:rsid w:val="00EC6231"/>
    <w:rsid w:val="00ED0D5F"/>
    <w:rsid w:val="00ED2199"/>
    <w:rsid w:val="00ED41D9"/>
    <w:rsid w:val="00ED7576"/>
    <w:rsid w:val="00ED7D82"/>
    <w:rsid w:val="00EE7302"/>
    <w:rsid w:val="00EF13AE"/>
    <w:rsid w:val="00EF5A65"/>
    <w:rsid w:val="00F005E8"/>
    <w:rsid w:val="00F0200B"/>
    <w:rsid w:val="00F02652"/>
    <w:rsid w:val="00F029B4"/>
    <w:rsid w:val="00F036DC"/>
    <w:rsid w:val="00F04E08"/>
    <w:rsid w:val="00F0733A"/>
    <w:rsid w:val="00F25D4B"/>
    <w:rsid w:val="00F33DE3"/>
    <w:rsid w:val="00F3683B"/>
    <w:rsid w:val="00F44699"/>
    <w:rsid w:val="00F47B64"/>
    <w:rsid w:val="00F500D0"/>
    <w:rsid w:val="00F559D8"/>
    <w:rsid w:val="00F5758A"/>
    <w:rsid w:val="00F6257B"/>
    <w:rsid w:val="00F62DA9"/>
    <w:rsid w:val="00F6504C"/>
    <w:rsid w:val="00F65D70"/>
    <w:rsid w:val="00F662DF"/>
    <w:rsid w:val="00F666B9"/>
    <w:rsid w:val="00F67802"/>
    <w:rsid w:val="00F70B20"/>
    <w:rsid w:val="00F70BBA"/>
    <w:rsid w:val="00F745C3"/>
    <w:rsid w:val="00F7470D"/>
    <w:rsid w:val="00F75649"/>
    <w:rsid w:val="00F75EA8"/>
    <w:rsid w:val="00F77CA8"/>
    <w:rsid w:val="00F81C9C"/>
    <w:rsid w:val="00F81FC1"/>
    <w:rsid w:val="00F84FB8"/>
    <w:rsid w:val="00F8550B"/>
    <w:rsid w:val="00F866B4"/>
    <w:rsid w:val="00F86CE0"/>
    <w:rsid w:val="00F91383"/>
    <w:rsid w:val="00F9467F"/>
    <w:rsid w:val="00F96CE9"/>
    <w:rsid w:val="00FA37E3"/>
    <w:rsid w:val="00FA4CE8"/>
    <w:rsid w:val="00FA5240"/>
    <w:rsid w:val="00FA5DF7"/>
    <w:rsid w:val="00FA7A4C"/>
    <w:rsid w:val="00FB1DE1"/>
    <w:rsid w:val="00FB1F64"/>
    <w:rsid w:val="00FB6C38"/>
    <w:rsid w:val="00FC2499"/>
    <w:rsid w:val="00FC678A"/>
    <w:rsid w:val="00FD5777"/>
    <w:rsid w:val="00FD6C4B"/>
    <w:rsid w:val="00FE670B"/>
    <w:rsid w:val="00FE6749"/>
    <w:rsid w:val="00FF6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C3BE"/>
  <w15:chartTrackingRefBased/>
  <w15:docId w15:val="{7ED493B3-BE2E-436F-A297-28215D49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809"/>
    <w:rPr>
      <w:rFonts w:eastAsiaTheme="majorEastAsia" w:cstheme="majorBidi"/>
      <w:color w:val="272727" w:themeColor="text1" w:themeTint="D8"/>
    </w:rPr>
  </w:style>
  <w:style w:type="paragraph" w:styleId="Title">
    <w:name w:val="Title"/>
    <w:basedOn w:val="Normal"/>
    <w:next w:val="Normal"/>
    <w:link w:val="TitleChar"/>
    <w:uiPriority w:val="10"/>
    <w:qFormat/>
    <w:rsid w:val="00E97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809"/>
    <w:pPr>
      <w:spacing w:before="160"/>
      <w:jc w:val="center"/>
    </w:pPr>
    <w:rPr>
      <w:i/>
      <w:iCs/>
      <w:color w:val="404040" w:themeColor="text1" w:themeTint="BF"/>
    </w:rPr>
  </w:style>
  <w:style w:type="character" w:customStyle="1" w:styleId="QuoteChar">
    <w:name w:val="Quote Char"/>
    <w:basedOn w:val="DefaultParagraphFont"/>
    <w:link w:val="Quote"/>
    <w:uiPriority w:val="29"/>
    <w:rsid w:val="00E97809"/>
    <w:rPr>
      <w:i/>
      <w:iCs/>
      <w:color w:val="404040" w:themeColor="text1" w:themeTint="BF"/>
    </w:rPr>
  </w:style>
  <w:style w:type="paragraph" w:styleId="ListParagraph">
    <w:name w:val="List Paragraph"/>
    <w:basedOn w:val="Normal"/>
    <w:uiPriority w:val="34"/>
    <w:qFormat/>
    <w:rsid w:val="00E97809"/>
    <w:pPr>
      <w:ind w:left="720"/>
      <w:contextualSpacing/>
    </w:pPr>
  </w:style>
  <w:style w:type="character" w:styleId="IntenseEmphasis">
    <w:name w:val="Intense Emphasis"/>
    <w:basedOn w:val="DefaultParagraphFont"/>
    <w:uiPriority w:val="21"/>
    <w:qFormat/>
    <w:rsid w:val="00E97809"/>
    <w:rPr>
      <w:i/>
      <w:iCs/>
      <w:color w:val="0F4761" w:themeColor="accent1" w:themeShade="BF"/>
    </w:rPr>
  </w:style>
  <w:style w:type="paragraph" w:styleId="IntenseQuote">
    <w:name w:val="Intense Quote"/>
    <w:basedOn w:val="Normal"/>
    <w:next w:val="Normal"/>
    <w:link w:val="IntenseQuoteChar"/>
    <w:uiPriority w:val="30"/>
    <w:qFormat/>
    <w:rsid w:val="00E97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09"/>
    <w:rPr>
      <w:i/>
      <w:iCs/>
      <w:color w:val="0F4761" w:themeColor="accent1" w:themeShade="BF"/>
    </w:rPr>
  </w:style>
  <w:style w:type="character" w:styleId="IntenseReference">
    <w:name w:val="Intense Reference"/>
    <w:basedOn w:val="DefaultParagraphFont"/>
    <w:uiPriority w:val="32"/>
    <w:qFormat/>
    <w:rsid w:val="00E97809"/>
    <w:rPr>
      <w:b/>
      <w:bCs/>
      <w:smallCaps/>
      <w:color w:val="0F4761" w:themeColor="accent1" w:themeShade="BF"/>
      <w:spacing w:val="5"/>
    </w:rPr>
  </w:style>
  <w:style w:type="character" w:styleId="CommentReference">
    <w:name w:val="annotation reference"/>
    <w:basedOn w:val="DefaultParagraphFont"/>
    <w:uiPriority w:val="99"/>
    <w:semiHidden/>
    <w:unhideWhenUsed/>
    <w:rsid w:val="00E97809"/>
    <w:rPr>
      <w:sz w:val="16"/>
      <w:szCs w:val="16"/>
    </w:rPr>
  </w:style>
  <w:style w:type="paragraph" w:styleId="CommentText">
    <w:name w:val="annotation text"/>
    <w:basedOn w:val="Normal"/>
    <w:link w:val="CommentTextChar"/>
    <w:uiPriority w:val="99"/>
    <w:unhideWhenUsed/>
    <w:rsid w:val="00E97809"/>
    <w:pPr>
      <w:spacing w:after="120" w:line="240" w:lineRule="auto"/>
      <w:jc w:val="both"/>
    </w:pPr>
    <w:rPr>
      <w:rFonts w:ascii="Arial" w:hAnsi="Arial"/>
      <w:color w:val="333132"/>
      <w:kern w:val="0"/>
      <w:sz w:val="20"/>
      <w:szCs w:val="20"/>
      <w:lang w:val="en-GB"/>
      <w14:ligatures w14:val="none"/>
    </w:rPr>
  </w:style>
  <w:style w:type="character" w:customStyle="1" w:styleId="CommentTextChar">
    <w:name w:val="Comment Text Char"/>
    <w:basedOn w:val="DefaultParagraphFont"/>
    <w:link w:val="CommentText"/>
    <w:uiPriority w:val="99"/>
    <w:rsid w:val="00E97809"/>
    <w:rPr>
      <w:rFonts w:ascii="Arial" w:hAnsi="Arial"/>
      <w:color w:val="333132"/>
      <w:kern w:val="0"/>
      <w:sz w:val="20"/>
      <w:szCs w:val="20"/>
      <w:lang w:val="en-GB"/>
      <w14:ligatures w14:val="none"/>
    </w:rPr>
  </w:style>
  <w:style w:type="character" w:styleId="PlaceholderText">
    <w:name w:val="Placeholder Text"/>
    <w:basedOn w:val="DefaultParagraphFont"/>
    <w:uiPriority w:val="99"/>
    <w:semiHidden/>
    <w:rsid w:val="00E54EE1"/>
    <w:rPr>
      <w:color w:val="666666"/>
    </w:rPr>
  </w:style>
  <w:style w:type="paragraph" w:styleId="NormalWeb">
    <w:name w:val="Normal (Web)"/>
    <w:basedOn w:val="Normal"/>
    <w:uiPriority w:val="99"/>
    <w:unhideWhenUsed/>
    <w:rsid w:val="00FD6C4B"/>
    <w:pPr>
      <w:spacing w:after="120" w:line="240" w:lineRule="auto"/>
      <w:jc w:val="both"/>
    </w:pPr>
    <w:rPr>
      <w:rFonts w:ascii="Times New Roman" w:hAnsi="Times New Roman" w:cs="Times New Roman"/>
      <w:color w:val="333132"/>
      <w:kern w:val="0"/>
      <w:lang w:val="en-GB"/>
      <w14:ligatures w14:val="none"/>
    </w:rPr>
  </w:style>
  <w:style w:type="character" w:styleId="Hyperlink">
    <w:name w:val="Hyperlink"/>
    <w:basedOn w:val="DefaultParagraphFont"/>
    <w:uiPriority w:val="99"/>
    <w:unhideWhenUsed/>
    <w:rsid w:val="00963698"/>
    <w:rPr>
      <w:color w:val="467886" w:themeColor="hyperlink"/>
      <w:u w:val="single"/>
    </w:rPr>
  </w:style>
  <w:style w:type="character" w:styleId="UnresolvedMention">
    <w:name w:val="Unresolved Mention"/>
    <w:basedOn w:val="DefaultParagraphFont"/>
    <w:uiPriority w:val="99"/>
    <w:semiHidden/>
    <w:unhideWhenUsed/>
    <w:rsid w:val="00963698"/>
    <w:rPr>
      <w:color w:val="605E5C"/>
      <w:shd w:val="clear" w:color="auto" w:fill="E1DFDD"/>
    </w:rPr>
  </w:style>
  <w:style w:type="paragraph" w:styleId="Header">
    <w:name w:val="header"/>
    <w:basedOn w:val="Normal"/>
    <w:link w:val="HeaderChar"/>
    <w:uiPriority w:val="99"/>
    <w:unhideWhenUsed/>
    <w:rsid w:val="008A2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185"/>
  </w:style>
  <w:style w:type="paragraph" w:styleId="Footer">
    <w:name w:val="footer"/>
    <w:basedOn w:val="Normal"/>
    <w:link w:val="FooterChar"/>
    <w:uiPriority w:val="99"/>
    <w:unhideWhenUsed/>
    <w:rsid w:val="008A2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185"/>
  </w:style>
  <w:style w:type="paragraph" w:styleId="CommentSubject">
    <w:name w:val="annotation subject"/>
    <w:basedOn w:val="CommentText"/>
    <w:next w:val="CommentText"/>
    <w:link w:val="CommentSubjectChar"/>
    <w:uiPriority w:val="99"/>
    <w:semiHidden/>
    <w:unhideWhenUsed/>
    <w:rsid w:val="00AA6445"/>
    <w:pPr>
      <w:spacing w:after="160"/>
      <w:jc w:val="left"/>
    </w:pPr>
    <w:rPr>
      <w:rFonts w:asciiTheme="minorHAnsi" w:hAnsiTheme="minorHAnsi"/>
      <w:b/>
      <w:bCs/>
      <w:color w:val="auto"/>
      <w:kern w:val="2"/>
      <w:lang w:val="en-US"/>
      <w14:ligatures w14:val="standardContextual"/>
    </w:rPr>
  </w:style>
  <w:style w:type="character" w:customStyle="1" w:styleId="CommentSubjectChar">
    <w:name w:val="Comment Subject Char"/>
    <w:basedOn w:val="CommentTextChar"/>
    <w:link w:val="CommentSubject"/>
    <w:uiPriority w:val="99"/>
    <w:semiHidden/>
    <w:rsid w:val="00AA6445"/>
    <w:rPr>
      <w:rFonts w:ascii="Arial" w:hAnsi="Arial"/>
      <w:b/>
      <w:bCs/>
      <w:color w:val="333132"/>
      <w:kern w:val="0"/>
      <w:sz w:val="20"/>
      <w:szCs w:val="20"/>
      <w:lang w:val="en-GB"/>
      <w14:ligatures w14:val="none"/>
    </w:rPr>
  </w:style>
  <w:style w:type="paragraph" w:styleId="Revision">
    <w:name w:val="Revision"/>
    <w:hidden/>
    <w:uiPriority w:val="99"/>
    <w:semiHidden/>
    <w:rsid w:val="00DF094D"/>
    <w:pPr>
      <w:spacing w:after="0" w:line="240" w:lineRule="auto"/>
    </w:pPr>
  </w:style>
  <w:style w:type="table" w:styleId="TableGrid">
    <w:name w:val="Table Grid"/>
    <w:basedOn w:val="TableNormal"/>
    <w:uiPriority w:val="39"/>
    <w:rsid w:val="0064396C"/>
    <w:pPr>
      <w:spacing w:after="0" w:line="240" w:lineRule="auto"/>
      <w:jc w:val="both"/>
    </w:pPr>
    <w:rPr>
      <w:rFonts w:ascii="Times New Roman" w:eastAsiaTheme="minorEastAsia" w:hAnsi="Times New Roman"/>
      <w:color w:val="000000" w:themeColor="text1"/>
      <w:kern w:val="0"/>
      <w:lang w:eastAsia="ko-K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uiPriority w:val="35"/>
    <w:unhideWhenUsed/>
    <w:qFormat/>
    <w:rsid w:val="0064396C"/>
    <w:pPr>
      <w:spacing w:before="120" w:after="120" w:line="240" w:lineRule="auto"/>
      <w:jc w:val="both"/>
    </w:pPr>
    <w:rPr>
      <w:rFonts w:ascii="Times New Roman" w:eastAsiaTheme="minorEastAsia" w:hAnsi="Times New Roman"/>
      <w:bCs/>
      <w:color w:val="000000" w:themeColor="text1"/>
      <w:kern w:val="0"/>
      <w:szCs w:val="18"/>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289062">
      <w:bodyDiv w:val="1"/>
      <w:marLeft w:val="0"/>
      <w:marRight w:val="0"/>
      <w:marTop w:val="0"/>
      <w:marBottom w:val="0"/>
      <w:divBdr>
        <w:top w:val="none" w:sz="0" w:space="0" w:color="auto"/>
        <w:left w:val="none" w:sz="0" w:space="0" w:color="auto"/>
        <w:bottom w:val="none" w:sz="0" w:space="0" w:color="auto"/>
        <w:right w:val="none" w:sz="0" w:space="0" w:color="auto"/>
      </w:divBdr>
      <w:divsChild>
        <w:div w:id="368259178">
          <w:marLeft w:val="0"/>
          <w:marRight w:val="0"/>
          <w:marTop w:val="0"/>
          <w:marBottom w:val="160"/>
          <w:divBdr>
            <w:top w:val="none" w:sz="0" w:space="0" w:color="auto"/>
            <w:left w:val="none" w:sz="0" w:space="0" w:color="auto"/>
            <w:bottom w:val="none" w:sz="0" w:space="0" w:color="auto"/>
            <w:right w:val="none" w:sz="0" w:space="0" w:color="auto"/>
          </w:divBdr>
        </w:div>
        <w:div w:id="616066203">
          <w:marLeft w:val="0"/>
          <w:marRight w:val="0"/>
          <w:marTop w:val="0"/>
          <w:marBottom w:val="160"/>
          <w:divBdr>
            <w:top w:val="none" w:sz="0" w:space="0" w:color="auto"/>
            <w:left w:val="none" w:sz="0" w:space="0" w:color="auto"/>
            <w:bottom w:val="none" w:sz="0" w:space="0" w:color="auto"/>
            <w:right w:val="none" w:sz="0" w:space="0" w:color="auto"/>
          </w:divBdr>
        </w:div>
        <w:div w:id="908267010">
          <w:marLeft w:val="0"/>
          <w:marRight w:val="0"/>
          <w:marTop w:val="0"/>
          <w:marBottom w:val="160"/>
          <w:divBdr>
            <w:top w:val="none" w:sz="0" w:space="0" w:color="auto"/>
            <w:left w:val="none" w:sz="0" w:space="0" w:color="auto"/>
            <w:bottom w:val="none" w:sz="0" w:space="0" w:color="auto"/>
            <w:right w:val="none" w:sz="0" w:space="0" w:color="auto"/>
          </w:divBdr>
        </w:div>
        <w:div w:id="2083024031">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CCF3A-7080-4DFE-BC1E-7CD54A366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17</Pages>
  <Words>3125</Words>
  <Characters>17818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Ifeanyi Micheal Obinefo</dc:creator>
  <cp:keywords/>
  <dc:description/>
  <cp:lastModifiedBy>Ifeanyi Micheal Obinefo</cp:lastModifiedBy>
  <cp:revision>295</cp:revision>
  <cp:lastPrinted>2026-01-05T10:00:00Z</cp:lastPrinted>
  <dcterms:created xsi:type="dcterms:W3CDTF">2026-03-24T21:15:00Z</dcterms:created>
  <dcterms:modified xsi:type="dcterms:W3CDTF">2026-04-14T00:16:00Z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2024-12-31T17:57:17Z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3d0ba69d-2f5e-4392-8a60-83cbc4be4be7</vt:lpwstr>
  </property>
  <property fmtid="{D5CDD505-2E9C-101B-9397-08002B2CF9AE}" pid="8" name="MSIP_Label_4044bd30-2ed7-4c9d-9d12-46200872a97b_ContentBits">
    <vt:lpwstr>0</vt:lpwstr>
  </property>
  <property fmtid="{D5CDD505-2E9C-101B-9397-08002B2CF9AE}" pid="9" name="GrammarlyDocumentId">
    <vt:lpwstr>6718a21d-6cf0-44dc-a163-4d3ccb8e387a</vt:lpwstr>
  </property>
</Properties>
</file>